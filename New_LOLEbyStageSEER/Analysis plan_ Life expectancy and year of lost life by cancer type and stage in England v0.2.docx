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sz w:val="40"/>
          <w:szCs w:val="40"/>
        </w:rPr>
      </w:pPr>
      <w:bookmarkStart w:colFirst="0" w:colLast="0" w:name="_wmiz0dpb2v9" w:id="0"/>
      <w:bookmarkEnd w:id="0"/>
      <w:r w:rsidDel="00000000" w:rsidR="00000000" w:rsidRPr="00000000">
        <w:rPr>
          <w:rtl w:val="0"/>
        </w:rPr>
        <w:t xml:space="preserve">Analysis plan: Life expectancy by cancer type and stage in England</w:t>
      </w:r>
      <w:r w:rsidDel="00000000" w:rsidR="00000000" w:rsidRPr="00000000">
        <w:rPr>
          <w:rtl w:val="0"/>
        </w:rPr>
      </w:r>
    </w:p>
    <w:p w:rsidR="00000000" w:rsidDel="00000000" w:rsidP="00000000" w:rsidRDefault="00000000" w:rsidRPr="00000000" w14:paraId="00000002">
      <w:pPr>
        <w:pStyle w:val="Heading1"/>
        <w:numPr>
          <w:ilvl w:val="0"/>
          <w:numId w:val="1"/>
        </w:numPr>
        <w:ind w:left="720" w:hanging="360"/>
        <w:rPr>
          <w:rFonts w:ascii="Times New Roman" w:cs="Times New Roman" w:eastAsia="Times New Roman" w:hAnsi="Times New Roman"/>
          <w:u w:val="none"/>
        </w:rPr>
      </w:pPr>
      <w:bookmarkStart w:colFirst="0" w:colLast="0" w:name="_cgnuurw7gri6" w:id="1"/>
      <w:bookmarkEnd w:id="1"/>
      <w:r w:rsidDel="00000000" w:rsidR="00000000" w:rsidRPr="00000000">
        <w:rPr>
          <w:rFonts w:ascii="Times New Roman" w:cs="Times New Roman" w:eastAsia="Times New Roman" w:hAnsi="Times New Roman"/>
          <w:rtl w:val="0"/>
        </w:rPr>
        <w:t xml:space="preserve">Rationale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GRAIL have developed a state-transition model which has been used in several publications to demonstrate the cost-effectiveness of asymptomatic MCED screening in a US population. Similar cost-effectiveness analysis within the English setting is planned to be performed to coincide with the publication of the NHS-Galleri primary results.</w:t>
      </w:r>
    </w:p>
    <w:p w:rsidR="00000000" w:rsidDel="00000000" w:rsidP="00000000" w:rsidRDefault="00000000" w:rsidRPr="00000000" w14:paraId="00000004">
      <w:pPr>
        <w:rPr/>
      </w:pPr>
      <w:r w:rsidDel="00000000" w:rsidR="00000000" w:rsidRPr="00000000">
        <w:rPr>
          <w:rtl w:val="0"/>
        </w:rPr>
        <w:t xml:space="preserve"> Effectiveness in such analyses is typically reported in terms of life years and quality-adjusted life years. Within the GRAIL cost-effectiveness model, the age and stage at which a cancer is diagnosed under usual care and under an MCED screening programme scenario is simulated, and age-, cancer type-, and stage-specific estimates of (quality-adjusted) life expectancy are then assigned to individuals diagnosed with cancer. In order to adapt the GRAIL cost-effectiveness model to the English setting, it is necessary to incorporate English estimates of age-, cancer type, and stage-specific (quality-adjusted) life expectancy. Suitable estimates, however, do not currently exist in the literature, providing the primary motivation for this study. </w:t>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 xml:space="preserve">Primary study outcome: Life expectancy at diagnosis by cancer type, stage, and age.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Additionally, building on the estimation of life expectancy, years of life lost (YLL) in relation to the general population’s life expectancy provides an intuitive and impactful metric of the mortality benefit of earlier diagnosis. By demonstrating meaningful differences in YLL by stage across all cancer types, we can rebut two key objections to MCED screening. Firstly, by focusing on a long-term mortality-based outcome, YLL overcomes lead-time bias and can counter the objection that lead-time and/or length time biases explain the observed survival benefit of cancer screening. Secondly, YLL are shown to be lower at earlier stages across the spectrum of stageble cancer types, and can counter the objection that lethal cancers have a high mortality rate across all stages, so there is no benefit to early detection.</w:t>
      </w:r>
    </w:p>
    <w:p w:rsidR="00000000" w:rsidDel="00000000" w:rsidP="00000000" w:rsidRDefault="00000000" w:rsidRPr="00000000" w14:paraId="0000000A">
      <w:pPr>
        <w:rPr/>
      </w:pPr>
      <w:r w:rsidDel="00000000" w:rsidR="00000000" w:rsidRPr="00000000">
        <w:rPr>
          <w:b w:val="1"/>
          <w:bCs w:val="1"/>
          <w:i w:val="1"/>
          <w:iCs w:val="1"/>
          <w:rtl w:val="0"/>
        </w:rPr>
        <w:t xml:space="preserve">Secondary study outcome: Years of life lost at diagnosis by cancer type, stage and age.</w:t>
      </w:r>
      <w:r w:rsidDel="00000000" w:rsidR="00000000" w:rsidRPr="00000000">
        <w:rPr>
          <w:rtl w:val="0"/>
        </w:rPr>
      </w:r>
    </w:p>
    <w:p w:rsidR="00000000" w:rsidDel="00000000" w:rsidP="00000000" w:rsidRDefault="00000000" w:rsidRPr="00000000" w14:paraId="0000000B">
      <w:pPr>
        <w:pStyle w:val="Heading1"/>
        <w:rPr/>
      </w:pPr>
      <w:bookmarkStart w:colFirst="0" w:colLast="0" w:name="_6cvkrexw3z1f" w:id="2"/>
      <w:bookmarkEnd w:id="2"/>
      <w:r w:rsidDel="00000000" w:rsidR="00000000" w:rsidRPr="00000000">
        <w:rPr>
          <w:rtl w:val="0"/>
        </w:rPr>
      </w:r>
    </w:p>
    <w:p w:rsidR="00000000" w:rsidDel="00000000" w:rsidP="00000000" w:rsidRDefault="00000000" w:rsidRPr="00000000" w14:paraId="0000000C">
      <w:pPr>
        <w:pStyle w:val="Heading1"/>
        <w:rPr/>
        <w:sectPr>
          <w:pgSz w:h="15840" w:w="12240" w:orient="portrait"/>
          <w:pgMar w:bottom="1440" w:top="1440" w:left="1440" w:right="1440" w:header="720" w:footer="720"/>
          <w:pgNumType w:start="1"/>
        </w:sectPr>
      </w:pPr>
      <w:bookmarkStart w:colFirst="0" w:colLast="0" w:name="_tekd4e1speyc" w:id="3"/>
      <w:bookmarkEnd w:id="3"/>
      <w:r w:rsidDel="00000000" w:rsidR="00000000" w:rsidRPr="00000000">
        <w:rPr>
          <w:rtl w:val="0"/>
        </w:rPr>
      </w:r>
    </w:p>
    <w:p w:rsidR="00000000" w:rsidDel="00000000" w:rsidP="00000000" w:rsidRDefault="00000000" w:rsidRPr="00000000" w14:paraId="0000000D">
      <w:pPr>
        <w:pStyle w:val="Heading1"/>
        <w:numPr>
          <w:ilvl w:val="0"/>
          <w:numId w:val="1"/>
        </w:numPr>
        <w:spacing w:after="0" w:afterAutospacing="0"/>
        <w:rPr>
          <w:sz w:val="32"/>
          <w:szCs w:val="32"/>
        </w:rPr>
      </w:pPr>
      <w:bookmarkStart w:colFirst="0" w:colLast="0" w:name="_w38r6ej306aj" w:id="4"/>
      <w:bookmarkEnd w:id="4"/>
      <w:r w:rsidDel="00000000" w:rsidR="00000000" w:rsidRPr="00000000">
        <w:rPr>
          <w:rtl w:val="0"/>
        </w:rPr>
        <w:t xml:space="preserve">Methods</w:t>
      </w:r>
      <w:r w:rsidDel="00000000" w:rsidR="00000000" w:rsidRPr="00000000">
        <w:rPr>
          <w:rtl w:val="0"/>
        </w:rPr>
      </w:r>
    </w:p>
    <w:p w:rsidR="00000000" w:rsidDel="00000000" w:rsidP="00000000" w:rsidRDefault="00000000" w:rsidRPr="00000000" w14:paraId="0000000E">
      <w:pPr>
        <w:pStyle w:val="Heading2"/>
        <w:numPr>
          <w:ilvl w:val="1"/>
          <w:numId w:val="1"/>
        </w:numPr>
        <w:spacing w:before="0" w:beforeAutospacing="0"/>
        <w:ind w:left="1440" w:hanging="360"/>
        <w:rPr>
          <w:sz w:val="28"/>
          <w:szCs w:val="28"/>
          <w:u w:val="none"/>
        </w:rPr>
      </w:pPr>
      <w:bookmarkStart w:colFirst="0" w:colLast="0" w:name="_8fwrubabgqjh" w:id="5"/>
      <w:bookmarkEnd w:id="5"/>
      <w:r w:rsidDel="00000000" w:rsidR="00000000" w:rsidRPr="00000000">
        <w:rPr>
          <w:sz w:val="28"/>
          <w:szCs w:val="28"/>
          <w:rtl w:val="0"/>
        </w:rPr>
        <w:t xml:space="preserve">Survival extrapolation method for life expectancy estimation</w:t>
      </w:r>
    </w:p>
    <w:p w:rsidR="00000000" w:rsidDel="00000000" w:rsidP="00000000" w:rsidRDefault="00000000" w:rsidRPr="00000000" w14:paraId="0000000F">
      <w:pPr>
        <w:rPr>
          <w:vertAlign w:val="superscript"/>
        </w:rPr>
      </w:pPr>
      <w:r w:rsidDel="00000000" w:rsidR="00000000" w:rsidRPr="00000000">
        <w:rPr>
          <w:rtl w:val="0"/>
        </w:rPr>
        <w:t xml:space="preserve">A myriad of methodologies have been developed for the purposes of extrapolating survival functions from observed data.</w:t>
      </w:r>
      <w:hyperlink r:id="rId7">
        <w:r w:rsidDel="00000000" w:rsidR="00000000" w:rsidRPr="00000000">
          <w:rPr>
            <w:vertAlign w:val="superscript"/>
            <w:rtl w:val="0"/>
          </w:rPr>
          <w:t xml:space="preserve">1–7</w:t>
        </w:r>
      </w:hyperlink>
      <w:r w:rsidDel="00000000" w:rsidR="00000000" w:rsidRPr="00000000">
        <w:rPr>
          <w:rtl w:val="0"/>
        </w:rPr>
        <w:t xml:space="preserve"> Generally, these methodologies involve the fitting of parametric survival models to observed survival data, with many incorporating additional information, such as general population mortality, to inform the survival function. Some methodologies utilise an all-cause survival framework where only the all-cause survival function is considered.</w:t>
      </w:r>
      <w:hyperlink r:id="rId8">
        <w:r w:rsidDel="00000000" w:rsidR="00000000" w:rsidRPr="00000000">
          <w:rPr>
            <w:vertAlign w:val="superscript"/>
            <w:rtl w:val="0"/>
          </w:rPr>
          <w:t xml:space="preserve">8–10</w:t>
        </w:r>
      </w:hyperlink>
      <w:r w:rsidDel="00000000" w:rsidR="00000000" w:rsidRPr="00000000">
        <w:rPr>
          <w:rtl w:val="0"/>
        </w:rPr>
        <w:t xml:space="preserve"> Others use a relative survival (additive hazard) framework, where relative survival (</w:t>
      </w:r>
      <m:oMath>
        <m:r>
          <w:rPr/>
          <m:t xml:space="preserve">R(t)</m:t>
        </m:r>
      </m:oMath>
      <w:r w:rsidDel="00000000" w:rsidR="00000000" w:rsidRPr="00000000">
        <w:rPr>
          <w:rtl w:val="0"/>
        </w:rPr>
        <w:t xml:space="preserve">) is defined as the all-cause survival (</w:t>
      </w:r>
      <m:oMath>
        <m:sSub>
          <m:sSubPr>
            <m:ctrlPr>
              <w:rPr/>
            </m:ctrlPr>
          </m:sSubPr>
          <m:e>
            <m:r>
              <w:rPr/>
              <m:t xml:space="preserve">S</m:t>
            </m:r>
          </m:e>
          <m:sub>
            <m:r>
              <w:rPr/>
              <m:t xml:space="preserve">ac</m:t>
            </m:r>
          </m:sub>
        </m:sSub>
        <m:r>
          <w:rPr/>
          <m:t xml:space="preserve">(t</m:t>
        </m:r>
      </m:oMath>
      <w:r w:rsidDel="00000000" w:rsidR="00000000" w:rsidRPr="00000000">
        <w:rPr>
          <w:rtl w:val="0"/>
        </w:rPr>
        <w:t xml:space="preserve">)) divided by the expected survival without the disease (</w:t>
      </w:r>
      <m:oMath>
        <m:sSub>
          <m:sSubPr>
            <m:ctrlPr>
              <w:rPr/>
            </m:ctrlPr>
          </m:sSubPr>
          <m:e>
            <m:r>
              <w:rPr/>
              <m:t xml:space="preserve">S</m:t>
            </m:r>
          </m:e>
          <m:sub>
            <m:r>
              <w:rPr/>
              <m:t xml:space="preserve">exp</m:t>
            </m:r>
          </m:sub>
        </m:sSub>
        <m:r>
          <w:rPr/>
          <m:t xml:space="preserve">(t)</m:t>
        </m:r>
      </m:oMath>
      <w:r w:rsidDel="00000000" w:rsidR="00000000" w:rsidRPr="00000000">
        <w:rPr>
          <w:rtl w:val="0"/>
        </w:rPr>
        <w:t xml:space="preserve">),  </w:t>
      </w:r>
      <m:oMath>
        <m:r>
          <w:rPr/>
          <m:t xml:space="preserve">R(t)=</m:t>
        </m:r>
        <m:f>
          <m:fPr>
            <m:ctrlPr>
              <w:rPr/>
            </m:ctrlPr>
          </m:fPr>
          <m:num>
            <m:sSub>
              <m:sSubPr>
                <m:ctrlPr>
                  <w:rPr/>
                </m:ctrlPr>
              </m:sSubPr>
              <m:e>
                <m:r>
                  <w:rPr/>
                  <m:t xml:space="preserve">S</m:t>
                </m:r>
              </m:e>
              <m:sub>
                <m:r>
                  <w:rPr/>
                  <m:t xml:space="preserve">ac</m:t>
                </m:r>
              </m:sub>
            </m:sSub>
            <m:r>
              <w:rPr/>
              <m:t xml:space="preserve">(t)</m:t>
            </m:r>
          </m:num>
          <m:den>
            <m:sSub>
              <m:sSubPr>
                <m:ctrlPr>
                  <w:rPr/>
                </m:ctrlPr>
              </m:sSubPr>
              <m:e>
                <m:r>
                  <w:rPr/>
                  <m:t xml:space="preserve">S</m:t>
                </m:r>
              </m:e>
              <m:sub>
                <m:r>
                  <w:rPr/>
                  <m:t xml:space="preserve">exp</m:t>
                </m:r>
              </m:sub>
            </m:sSub>
            <m:r>
              <w:rPr/>
              <m:t xml:space="preserve">(t)</m:t>
            </m:r>
          </m:den>
        </m:f>
      </m:oMath>
      <w:r w:rsidDel="00000000" w:rsidR="00000000" w:rsidRPr="00000000">
        <w:rPr>
          <w:rtl w:val="0"/>
        </w:rPr>
        <w:t xml:space="preserve">. In such a framework, the relative survival is </w:t>
      </w:r>
      <w:ins w:author="Libby Ellis" w:id="0" w:date="2025-09-15T13:26:19Z">
        <w:commentRangeStart w:id="0"/>
        <w:r w:rsidDel="00000000" w:rsidR="00000000" w:rsidRPr="00000000">
          <w:rPr>
            <w:rtl w:val="0"/>
          </w:rPr>
          <w:t xml:space="preserve">estimated </w:t>
        </w:r>
      </w:ins>
      <w:del w:author="Libby Ellis" w:id="0" w:date="2025-09-15T13:26:19Z">
        <w:commentRangeEnd w:id="0"/>
        <w:r w:rsidDel="00000000" w:rsidR="00000000" w:rsidRPr="00000000">
          <w:commentReference w:id="0"/>
        </w:r>
        <w:r w:rsidDel="00000000" w:rsidR="00000000" w:rsidRPr="00000000">
          <w:rPr>
            <w:rtl w:val="0"/>
          </w:rPr>
          <w:delText xml:space="preserve">decomposed</w:delText>
        </w:r>
      </w:del>
      <w:r w:rsidDel="00000000" w:rsidR="00000000" w:rsidRPr="00000000">
        <w:rPr>
          <w:rtl w:val="0"/>
        </w:rPr>
        <w:t xml:space="preserve"> using the given observed all-cause survival and expected survival</w:t>
      </w:r>
      <w:ins w:author="Libby Ellis" w:id="1" w:date="2025-09-15T13:29:55Z">
        <w:r w:rsidDel="00000000" w:rsidR="00000000" w:rsidRPr="00000000">
          <w:rPr>
            <w:rtl w:val="0"/>
          </w:rPr>
          <w:t xml:space="preserve"> (from general population life tables)</w:t>
        </w:r>
      </w:ins>
      <w:r w:rsidDel="00000000" w:rsidR="00000000" w:rsidRPr="00000000">
        <w:rPr>
          <w:rtl w:val="0"/>
        </w:rPr>
        <w:t xml:space="preserve">, with the relative and expected survival functions subsequently extrapolated separately before being combined, potentially leading to more reliable extrapolations.</w:t>
      </w:r>
      <w:hyperlink r:id="rId9">
        <w:r w:rsidDel="00000000" w:rsidR="00000000" w:rsidRPr="00000000">
          <w:rPr>
            <w:vertAlign w:val="superscript"/>
            <w:rtl w:val="0"/>
          </w:rPr>
          <w:t xml:space="preserve">6</w:t>
        </w:r>
      </w:hyperlink>
      <w:r w:rsidDel="00000000" w:rsidR="00000000" w:rsidRPr="00000000">
        <w:rPr>
          <w:rtl w:val="0"/>
        </w:rPr>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sz w:val="24"/>
          <w:szCs w:val="24"/>
          <w:rtl w:val="0"/>
        </w:rPr>
        <w:t xml:space="preserve">For this analysis, we </w:t>
      </w:r>
      <w:r w:rsidDel="00000000" w:rsidR="00000000" w:rsidRPr="00000000">
        <w:rPr>
          <w:rtl w:val="0"/>
        </w:rPr>
        <w:t xml:space="preserve">will </w:t>
      </w:r>
      <w:r w:rsidDel="00000000" w:rsidR="00000000" w:rsidRPr="00000000">
        <w:rPr>
          <w:rFonts w:ascii="Times New Roman" w:cs="Times New Roman" w:eastAsia="Times New Roman" w:hAnsi="Times New Roman"/>
          <w:sz w:val="24"/>
          <w:szCs w:val="24"/>
          <w:rtl w:val="0"/>
        </w:rPr>
        <w:t xml:space="preserve">utilize a Bayesian flexible parametric survival model.</w:t>
      </w:r>
      <w:hyperlink r:id="rId10">
        <w:r w:rsidDel="00000000" w:rsidR="00000000" w:rsidRPr="00000000">
          <w:rPr>
            <w:vertAlign w:val="superscript"/>
            <w:rtl w:val="0"/>
          </w:rPr>
          <w:t xml:space="preserve">11,12</w:t>
        </w:r>
      </w:hyperlink>
      <w:r w:rsidDel="00000000" w:rsidR="00000000" w:rsidRPr="00000000">
        <w:rPr>
          <w:rtl w:val="0"/>
        </w:rPr>
        <w:t xml:space="preserve"> The advantage of this model is its comprehensiveness and flexibility: it can incorporate external data  such as aggregate counts that encompass typical registry data, it can be specified to use either an all-cause or a relative survival framework, and a mixture-cure model can also be incorporated. </w:t>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sz w:val="24"/>
          <w:szCs w:val="24"/>
          <w:rtl w:val="0"/>
        </w:rPr>
        <w:t xml:space="preserve">Briefly, the framework directly models the mortality hazard(s) over time as a piecewise or smooth function using an M-spline model</w:t>
      </w:r>
      <w:r w:rsidDel="00000000" w:rsidR="00000000" w:rsidRPr="00000000">
        <w:rPr>
          <w:rtl w:val="0"/>
        </w:rPr>
        <w:t xml:space="preserve">.</w:t>
      </w:r>
      <w:hyperlink r:id="rId11">
        <w:r w:rsidDel="00000000" w:rsidR="00000000" w:rsidRPr="00000000">
          <w:rPr>
            <w:vertAlign w:val="superscript"/>
            <w:rtl w:val="0"/>
          </w:rPr>
          <w:t xml:space="preserve">13</w:t>
        </w:r>
      </w:hyperlink>
      <w:r w:rsidDel="00000000" w:rsidR="00000000" w:rsidRPr="00000000">
        <w:rPr>
          <w:rFonts w:ascii="Times New Roman" w:cs="Times New Roman" w:eastAsia="Times New Roman" w:hAnsi="Times New Roman"/>
          <w:sz w:val="24"/>
          <w:szCs w:val="24"/>
          <w:rtl w:val="0"/>
        </w:rPr>
        <w:t xml:space="preserve"> For the model, a prespecified number and placement of knots splits time into intervals, with each interval then associated with a cubic polynomial function. The hazard</w:t>
      </w:r>
      <w:r w:rsidDel="00000000" w:rsidR="00000000" w:rsidRPr="00000000">
        <w:rPr>
          <w:rtl w:val="0"/>
        </w:rPr>
        <w:t xml:space="preserve">(s)</w:t>
      </w:r>
      <w:r w:rsidDel="00000000" w:rsidR="00000000" w:rsidRPr="00000000">
        <w:rPr>
          <w:rFonts w:ascii="Times New Roman" w:cs="Times New Roman" w:eastAsia="Times New Roman" w:hAnsi="Times New Roman"/>
          <w:sz w:val="24"/>
          <w:szCs w:val="24"/>
          <w:rtl w:val="0"/>
        </w:rPr>
        <w:t xml:space="preserve"> of death at a given time is calculated based on the weighted average of these functions at that time. </w:t>
      </w:r>
      <w:r w:rsidDel="00000000" w:rsidR="00000000" w:rsidRPr="00000000">
        <w:rPr>
          <w:rtl w:val="0"/>
        </w:rPr>
        <w:t xml:space="preserve">The Bayesian flexible parametric survival model has been developed into an R package. At the package's core is the </w:t>
      </w:r>
      <w:r w:rsidDel="00000000" w:rsidR="00000000" w:rsidRPr="00000000">
        <w:rPr>
          <w:i w:val="1"/>
          <w:iCs w:val="1"/>
          <w:rtl w:val="0"/>
        </w:rPr>
        <w:t xml:space="preserve">survextrap()</w:t>
      </w:r>
      <w:r w:rsidDel="00000000" w:rsidR="00000000" w:rsidRPr="00000000">
        <w:rPr>
          <w:rtl w:val="0"/>
        </w:rPr>
        <w:t xml:space="preserve"> function, which when run estimates the survival model fit. The key </w:t>
      </w:r>
      <w:r w:rsidDel="00000000" w:rsidR="00000000" w:rsidRPr="00000000">
        <w:rPr>
          <w:i w:val="1"/>
          <w:iCs w:val="1"/>
          <w:rtl w:val="0"/>
        </w:rPr>
        <w:t xml:space="preserve">survextrap()</w:t>
      </w:r>
      <w:r w:rsidDel="00000000" w:rsidR="00000000" w:rsidRPr="00000000">
        <w:rPr>
          <w:rtl w:val="0"/>
        </w:rPr>
        <w:t xml:space="preserve"> function arguments are:</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b w:val="1"/>
          <w:bCs w:val="1"/>
          <w:i w:val="1"/>
          <w:iCs w:val="1"/>
          <w:rtl w:val="0"/>
        </w:rPr>
        <w:t xml:space="preserve">formula</w:t>
      </w:r>
      <w:r w:rsidDel="00000000" w:rsidR="00000000" w:rsidRPr="00000000">
        <w:rPr>
          <w:rtl w:val="0"/>
        </w:rPr>
        <w:t xml:space="preserve">: Here, the survival formula is specified following normal R formula syntax for a survival object, i.e. Surv(time, event) ~ X, where X constitutes any covariates (none in our model, therefore ~ 1). </w:t>
      </w:r>
    </w:p>
    <w:p w:rsidR="00000000" w:rsidDel="00000000" w:rsidP="00000000" w:rsidRDefault="00000000" w:rsidRPr="00000000" w14:paraId="00000014">
      <w:pPr>
        <w:ind w:left="720"/>
        <w:rPr/>
      </w:pPr>
      <w:r w:rsidDel="00000000" w:rsidR="00000000" w:rsidRPr="00000000">
        <w:rPr>
          <w:rtl w:val="0"/>
        </w:rPr>
      </w:r>
    </w:p>
    <w:p w:rsidR="00000000" w:rsidDel="00000000" w:rsidP="00000000" w:rsidRDefault="00000000" w:rsidRPr="00000000" w14:paraId="00000015">
      <w:pPr>
        <w:numPr>
          <w:ilvl w:val="0"/>
          <w:numId w:val="3"/>
        </w:numPr>
        <w:ind w:left="720" w:hanging="360"/>
      </w:pPr>
      <w:r w:rsidDel="00000000" w:rsidR="00000000" w:rsidRPr="00000000">
        <w:rPr>
          <w:b w:val="1"/>
          <w:bCs w:val="1"/>
          <w:i w:val="1"/>
          <w:iCs w:val="1"/>
          <w:rtl w:val="0"/>
        </w:rPr>
        <w:t xml:space="preserve">data</w:t>
      </w:r>
      <w:r w:rsidDel="00000000" w:rsidR="00000000" w:rsidRPr="00000000">
        <w:rPr>
          <w:rtl w:val="0"/>
        </w:rPr>
        <w:t xml:space="preserve">: The all-cause survival data set, with a time column (</w:t>
      </w:r>
      <w:r w:rsidDel="00000000" w:rsidR="00000000" w:rsidRPr="00000000">
        <w:rPr>
          <w:highlight w:val="white"/>
          <w:rtl w:val="0"/>
        </w:rPr>
        <w:t xml:space="preserve">follow up time</w:t>
      </w:r>
      <w:r w:rsidDel="00000000" w:rsidR="00000000" w:rsidRPr="00000000">
        <w:rPr>
          <w:rtl w:val="0"/>
        </w:rPr>
        <w:t xml:space="preserve">) and an event column (typically 0=alive, 1=dead )</w:t>
      </w:r>
    </w:p>
    <w:p w:rsidR="00000000" w:rsidDel="00000000" w:rsidP="00000000" w:rsidRDefault="00000000" w:rsidRPr="00000000" w14:paraId="00000016">
      <w:pPr>
        <w:ind w:left="7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pPr>
      <w:r w:rsidDel="00000000" w:rsidR="00000000" w:rsidRPr="00000000">
        <w:rPr>
          <w:b w:val="1"/>
          <w:bCs w:val="1"/>
          <w:i w:val="1"/>
          <w:iCs w:val="1"/>
          <w:rtl w:val="0"/>
        </w:rPr>
        <w:t xml:space="preserve">external</w:t>
      </w:r>
      <w:r w:rsidDel="00000000" w:rsidR="00000000" w:rsidRPr="00000000">
        <w:rPr>
          <w:rtl w:val="0"/>
        </w:rPr>
        <w:t xml:space="preserve">: External data can be supplied to the model through this argument. The model can be run with external data only, without the need for individual-level survival data in the </w:t>
      </w:r>
      <w:r w:rsidDel="00000000" w:rsidR="00000000" w:rsidRPr="00000000">
        <w:rPr>
          <w:i w:val="1"/>
          <w:iCs w:val="1"/>
          <w:rtl w:val="0"/>
        </w:rPr>
        <w:t xml:space="preserve">data</w:t>
      </w:r>
      <w:r w:rsidDel="00000000" w:rsidR="00000000" w:rsidRPr="00000000">
        <w:rPr>
          <w:rtl w:val="0"/>
        </w:rPr>
        <w:t xml:space="preserve"> argument. External data needs to</w:t>
      </w:r>
      <w:r w:rsidDel="00000000" w:rsidR="00000000" w:rsidRPr="00000000">
        <w:rPr>
          <w:rtl w:val="0"/>
        </w:rPr>
        <w:t xml:space="preserve"> take the following form: out of </w:t>
      </w:r>
      <m:oMath>
        <m:sSub>
          <m:sSubPr>
            <m:ctrlPr>
              <w:rPr/>
            </m:ctrlPr>
          </m:sSubPr>
          <m:e>
            <m:r>
              <w:rPr/>
              <m:t xml:space="preserve">n</m:t>
            </m:r>
          </m:e>
          <m:sub>
            <m:r>
              <w:rPr/>
              <m:t xml:space="preserve">j</m:t>
            </m:r>
          </m:sub>
        </m:sSub>
      </m:oMath>
      <w:r w:rsidDel="00000000" w:rsidR="00000000" w:rsidRPr="00000000">
        <w:rPr>
          <w:rtl w:val="0"/>
        </w:rPr>
        <w:t xml:space="preserve"> people alive at a time </w:t>
      </w:r>
      <m:oMath>
        <m:sSub>
          <m:sSubPr>
            <m:ctrlPr>
              <w:rPr/>
            </m:ctrlPr>
          </m:sSubPr>
          <m:e>
            <m:r>
              <w:rPr/>
              <m:t xml:space="preserve">t</m:t>
            </m:r>
          </m:e>
          <m:sub>
            <m:r>
              <w:rPr/>
              <m:t xml:space="preserve">j</m:t>
            </m:r>
          </m:sub>
        </m:sSub>
      </m:oMath>
      <w:r w:rsidDel="00000000" w:rsidR="00000000" w:rsidRPr="00000000">
        <w:rPr>
          <w:rtl w:val="0"/>
        </w:rPr>
        <w:t xml:space="preserve">, </w:t>
      </w:r>
      <m:oMath>
        <m:sSub>
          <m:sSubPr>
            <m:ctrlPr>
              <w:rPr/>
            </m:ctrlPr>
          </m:sSubPr>
          <m:e>
            <m:r>
              <w:rPr/>
              <m:t xml:space="preserve">r</m:t>
            </m:r>
          </m:e>
          <m:sub>
            <m:r>
              <w:rPr/>
              <m:t xml:space="preserve">j</m:t>
            </m:r>
          </m:sub>
        </m:sSub>
      </m:oMath>
      <w:r w:rsidDel="00000000" w:rsidR="00000000" w:rsidRPr="00000000">
        <w:rPr>
          <w:rtl w:val="0"/>
        </w:rPr>
        <w:t xml:space="preserve">of them survive until the time </w:t>
      </w:r>
      <m:oMath>
        <m:sSub>
          <m:sSubPr>
            <m:ctrlPr>
              <w:rPr/>
            </m:ctrlPr>
          </m:sSubPr>
          <m:e>
            <m:r>
              <w:rPr/>
              <m:t xml:space="preserve">u</m:t>
            </m:r>
          </m:e>
          <m:sub>
            <m:r>
              <w:rPr/>
              <m:t xml:space="preserve">j</m:t>
            </m:r>
          </m:sub>
        </m:sSub>
      </m:oMath>
      <w:r w:rsidDel="00000000" w:rsidR="00000000" w:rsidRPr="00000000">
        <w:rPr>
          <w:rtl w:val="0"/>
        </w:rPr>
        <w:t xml:space="preserve">. Where </w:t>
      </w:r>
      <m:oMath>
        <m:r>
          <w:rPr/>
          <m:t xml:space="preserve">j</m:t>
        </m:r>
      </m:oMath>
      <w:r w:rsidDel="00000000" w:rsidR="00000000" w:rsidRPr="00000000">
        <w:rPr>
          <w:rtl w:val="0"/>
        </w:rPr>
        <w:t xml:space="preserve"> is the data index from </w:t>
      </w:r>
      <m:oMath>
        <m:r>
          <w:rPr/>
          <m:t xml:space="preserve">j</m:t>
        </m:r>
      </m:oMath>
      <w:r w:rsidDel="00000000" w:rsidR="00000000" w:rsidRPr="00000000">
        <w:rPr>
          <w:rtl w:val="0"/>
        </w:rPr>
        <w:t xml:space="preserve"> = 1, … J</w:t>
      </w:r>
    </w:p>
    <w:p w:rsidR="00000000" w:rsidDel="00000000" w:rsidP="00000000" w:rsidRDefault="00000000" w:rsidRPr="00000000" w14:paraId="00000018">
      <w:pPr>
        <w:ind w:firstLine="0"/>
        <w:rPr/>
      </w:pPr>
      <w:r w:rsidDel="00000000" w:rsidR="00000000" w:rsidRPr="00000000">
        <w:rPr>
          <w:b w:val="1"/>
          <w:bCs w:val="1"/>
          <w:i w:val="1"/>
          <w:iCs w:val="1"/>
          <w:rtl w:val="0"/>
        </w:rPr>
        <w:t xml:space="preserve">Table 1: Data format required for the external argument.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44" w:hRule="atLeast"/>
          <w:tblHeader w:val="0"/>
        </w:trPr>
        <w:tc>
          <w:tcPr>
            <w:shd w:fill="3b1c52"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Start time </w:t>
            </w:r>
          </w:p>
        </w:tc>
        <w:tc>
          <w:tcPr>
            <w:shd w:fill="3b1c52"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firstLine="0"/>
              <w:jc w:val="left"/>
              <w:rPr>
                <w:b w:val="1"/>
                <w:bCs w:val="1"/>
                <w:color w:val="ffffff"/>
                <w:sz w:val="20"/>
                <w:szCs w:val="20"/>
              </w:rPr>
            </w:pPr>
            <w:r w:rsidDel="00000000" w:rsidR="00000000" w:rsidRPr="00000000">
              <w:rPr>
                <w:b w:val="1"/>
                <w:bCs w:val="1"/>
                <w:color w:val="ffffff"/>
                <w:sz w:val="20"/>
                <w:szCs w:val="20"/>
                <w:rtl w:val="0"/>
              </w:rPr>
              <w:t xml:space="preserve">End time </w:t>
            </w:r>
          </w:p>
        </w:tc>
        <w:tc>
          <w:tcPr>
            <w:shd w:fill="3b1c52"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firstLine="0"/>
              <w:jc w:val="left"/>
              <w:rPr>
                <w:b w:val="1"/>
                <w:bCs w:val="1"/>
                <w:color w:val="ffffff"/>
                <w:sz w:val="20"/>
                <w:szCs w:val="20"/>
              </w:rPr>
            </w:pPr>
            <w:r w:rsidDel="00000000" w:rsidR="00000000" w:rsidRPr="00000000">
              <w:rPr>
                <w:b w:val="1"/>
                <w:bCs w:val="1"/>
                <w:color w:val="ffffff"/>
                <w:sz w:val="20"/>
                <w:szCs w:val="20"/>
                <w:rtl w:val="0"/>
              </w:rPr>
              <w:t xml:space="preserve">Alive at </w:t>
            </w:r>
            <m:oMath>
              <m:r>
                <w:rPr>
                  <w:b w:val="1"/>
                  <w:bCs w:val="1"/>
                  <w:color w:val="ffffff"/>
                  <w:sz w:val="20"/>
                  <w:szCs w:val="20"/>
                </w:rPr>
                <m:t xml:space="preserve">t</m:t>
              </m:r>
            </m:oMath>
            <w:r w:rsidDel="00000000" w:rsidR="00000000" w:rsidRPr="00000000">
              <w:rPr>
                <w:rtl w:val="0"/>
              </w:rPr>
            </w:r>
          </w:p>
        </w:tc>
        <w:tc>
          <w:tcPr>
            <w:shd w:fill="3b1c52"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firstLine="0"/>
              <w:jc w:val="left"/>
              <w:rPr>
                <w:b w:val="1"/>
                <w:bCs w:val="1"/>
                <w:color w:val="ffffff"/>
                <w:sz w:val="20"/>
                <w:szCs w:val="20"/>
              </w:rPr>
            </w:pPr>
            <w:r w:rsidDel="00000000" w:rsidR="00000000" w:rsidRPr="00000000">
              <w:rPr>
                <w:b w:val="1"/>
                <w:bCs w:val="1"/>
                <w:color w:val="ffffff"/>
                <w:sz w:val="20"/>
                <w:szCs w:val="20"/>
                <w:rtl w:val="0"/>
              </w:rPr>
              <w:t xml:space="preserve">Still alive at </w:t>
            </w:r>
            <m:oMath>
              <m:r>
                <w:rPr>
                  <w:b w:val="1"/>
                  <w:bCs w:val="1"/>
                  <w:color w:val="ffffff"/>
                  <w:sz w:val="20"/>
                  <w:szCs w:val="20"/>
                </w:rPr>
                <m:t xml:space="preserve">u</m:t>
              </m:r>
            </m:oMath>
            <w:r w:rsidDel="00000000" w:rsidR="00000000" w:rsidRPr="00000000">
              <w:rPr>
                <w:rtl w:val="0"/>
              </w:rPr>
            </w:r>
          </w:p>
        </w:tc>
      </w:tr>
      <w:tr>
        <w:trPr>
          <w:cantSplit w:val="0"/>
          <w:trHeight w:val="529.70591309634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m:oMath>
              <m:sSub>
                <m:sSubPr>
                  <m:ctrlPr>
                    <w:rPr>
                      <w:sz w:val="20"/>
                      <w:szCs w:val="20"/>
                    </w:rPr>
                  </m:ctrlPr>
                </m:sSubPr>
                <m:e>
                  <m:r>
                    <w:rPr>
                      <w:sz w:val="20"/>
                      <w:szCs w:val="20"/>
                    </w:rPr>
                    <m:t xml:space="preserve">t</m:t>
                  </m:r>
                </m:e>
                <m:sub>
                  <m:r>
                    <w:rPr>
                      <w:sz w:val="20"/>
                      <w:szCs w:val="20"/>
                    </w:rPr>
                    <m:t xml:space="preserve">1</m:t>
                  </m:r>
                </m:sub>
              </m:sSub>
            </m:oMath>
            <w:r w:rsidDel="00000000" w:rsidR="00000000" w:rsidRPr="00000000">
              <w:rPr>
                <w:sz w:val="20"/>
                <w:szCs w:val="20"/>
                <w:rtl w:val="0"/>
              </w:rPr>
              <w:t xml:space="preserve"> (e.g.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m:oMath>
              <m:sSub>
                <m:sSubPr>
                  <m:ctrlPr>
                    <w:rPr>
                      <w:sz w:val="20"/>
                      <w:szCs w:val="20"/>
                    </w:rPr>
                  </m:ctrlPr>
                </m:sSubPr>
                <m:e>
                  <m:r>
                    <w:rPr>
                      <w:sz w:val="20"/>
                      <w:szCs w:val="20"/>
                    </w:rPr>
                    <m:t xml:space="preserve">u</m:t>
                  </m:r>
                </m:e>
                <m:sub>
                  <m:r>
                    <w:rPr>
                      <w:sz w:val="20"/>
                      <w:szCs w:val="20"/>
                    </w:rPr>
                    <m:t xml:space="preserve">1</m:t>
                  </m:r>
                </m:sub>
              </m:sSub>
            </m:oMath>
            <w:r w:rsidDel="00000000" w:rsidR="00000000" w:rsidRPr="00000000">
              <w:rPr>
                <w:sz w:val="20"/>
                <w:szCs w:val="20"/>
                <w:rtl w:val="0"/>
              </w:rPr>
              <w:t xml:space="preserve">(e.g. 1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m:oMath>
              <m:sSub>
                <m:sSubPr>
                  <m:ctrlPr>
                    <w:rPr>
                      <w:sz w:val="20"/>
                      <w:szCs w:val="20"/>
                    </w:rPr>
                  </m:ctrlPr>
                </m:sSubPr>
                <m:e>
                  <m:r>
                    <w:rPr>
                      <w:sz w:val="20"/>
                      <w:szCs w:val="20"/>
                    </w:rPr>
                    <m:t xml:space="preserve">n</m:t>
                  </m:r>
                </m:e>
                <m:sub>
                  <m:r>
                    <w:rPr>
                      <w:sz w:val="20"/>
                      <w:szCs w:val="20"/>
                    </w:rPr>
                    <m:t xml:space="preserve">1</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m:oMath>
              <m:sSub>
                <m:sSubPr>
                  <m:ctrlPr>
                    <w:rPr>
                      <w:sz w:val="20"/>
                      <w:szCs w:val="20"/>
                    </w:rPr>
                  </m:ctrlPr>
                </m:sSubPr>
                <m:e>
                  <m:r>
                    <w:rPr>
                      <w:sz w:val="20"/>
                      <w:szCs w:val="20"/>
                    </w:rPr>
                    <m:t xml:space="preserve">r</m:t>
                  </m:r>
                </m:e>
                <m:sub>
                  <m:r>
                    <w:rPr>
                      <w:sz w:val="20"/>
                      <w:szCs w:val="20"/>
                    </w:rPr>
                    <m:t xml:space="preserve">1</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m:oMath>
              <m:sSub>
                <m:sSubPr>
                  <m:ctrlPr>
                    <w:rPr>
                      <w:sz w:val="20"/>
                      <w:szCs w:val="20"/>
                    </w:rPr>
                  </m:ctrlPr>
                </m:sSubPr>
                <m:e>
                  <m:r>
                    <w:rPr>
                      <w:sz w:val="20"/>
                      <w:szCs w:val="20"/>
                    </w:rPr>
                    <m:t xml:space="preserve">t</m:t>
                  </m:r>
                </m:e>
                <m:sub>
                  <m:r>
                    <w:rPr>
                      <w:sz w:val="20"/>
                      <w:szCs w:val="20"/>
                    </w:rPr>
                    <m:t xml:space="preserve">J</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m:oMath>
              <m:sSub>
                <m:sSubPr>
                  <m:ctrlPr>
                    <w:rPr>
                      <w:sz w:val="20"/>
                      <w:szCs w:val="20"/>
                    </w:rPr>
                  </m:ctrlPr>
                </m:sSubPr>
                <m:e>
                  <m:r>
                    <w:rPr>
                      <w:sz w:val="20"/>
                      <w:szCs w:val="20"/>
                    </w:rPr>
                    <m:t xml:space="preserve">u</m:t>
                  </m:r>
                </m:e>
                <m:sub>
                  <m:r>
                    <w:rPr>
                      <w:sz w:val="20"/>
                      <w:szCs w:val="20"/>
                    </w:rPr>
                    <m:t xml:space="preserve">J</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m:oMath>
              <m:sSub>
                <m:sSubPr>
                  <m:ctrlPr>
                    <w:rPr>
                      <w:sz w:val="20"/>
                      <w:szCs w:val="20"/>
                    </w:rPr>
                  </m:ctrlPr>
                </m:sSubPr>
                <m:e>
                  <m:r>
                    <w:rPr>
                      <w:sz w:val="20"/>
                      <w:szCs w:val="20"/>
                    </w:rPr>
                    <m:t xml:space="preserve">n</m:t>
                  </m:r>
                </m:e>
                <m:sub>
                  <m:r>
                    <w:rPr>
                      <w:sz w:val="20"/>
                      <w:szCs w:val="20"/>
                    </w:rPr>
                    <m:t xml:space="preserve">J</m:t>
                  </m:r>
                </m:sub>
              </m:sSub>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m:oMath>
              <m:sSub>
                <m:sSubPr>
                  <m:ctrlPr>
                    <w:rPr>
                      <w:sz w:val="20"/>
                      <w:szCs w:val="20"/>
                    </w:rPr>
                  </m:ctrlPr>
                </m:sSubPr>
                <m:e>
                  <m:r>
                    <w:rPr>
                      <w:sz w:val="20"/>
                      <w:szCs w:val="20"/>
                    </w:rPr>
                    <m:t xml:space="preserve">r</m:t>
                  </m:r>
                </m:e>
                <m:sub>
                  <m:r>
                    <w:rPr>
                      <w:sz w:val="20"/>
                      <w:szCs w:val="20"/>
                    </w:rPr>
                    <m:t xml:space="preserve">J</m:t>
                  </m:r>
                </m:sub>
              </m:sSub>
            </m:oMath>
            <w:r w:rsidDel="00000000" w:rsidR="00000000" w:rsidRPr="00000000">
              <w:rPr>
                <w:rtl w:val="0"/>
              </w:rPr>
            </w:r>
          </w:p>
        </w:tc>
      </w:tr>
    </w:tbl>
    <w:p w:rsidR="00000000" w:rsidDel="00000000" w:rsidP="00000000" w:rsidRDefault="00000000" w:rsidRPr="00000000" w14:paraId="00000029">
      <w:pPr>
        <w:ind w:left="0" w:firstLine="0"/>
        <w:rPr>
          <w:i w:val="1"/>
          <w:iCs w:val="1"/>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b w:val="1"/>
          <w:bCs w:val="1"/>
          <w:i w:val="1"/>
          <w:iCs w:val="1"/>
          <w:rtl w:val="0"/>
        </w:rPr>
        <w:t xml:space="preserve">backhaz</w:t>
      </w:r>
      <w:r w:rsidDel="00000000" w:rsidR="00000000" w:rsidRPr="00000000">
        <w:rPr>
          <w:rtl w:val="0"/>
        </w:rPr>
        <w:t xml:space="preserve">: Either NULL, or a data set containing the background hazards of death by time period, providing the information on the expected survival. When </w:t>
      </w:r>
      <w:r w:rsidDel="00000000" w:rsidR="00000000" w:rsidRPr="00000000">
        <w:rPr>
          <w:i w:val="1"/>
          <w:iCs w:val="1"/>
          <w:rtl w:val="0"/>
        </w:rPr>
        <w:t xml:space="preserve">backhaz</w:t>
      </w:r>
      <w:r w:rsidDel="00000000" w:rsidR="00000000" w:rsidRPr="00000000">
        <w:rPr>
          <w:rtl w:val="0"/>
        </w:rPr>
        <w:t xml:space="preserve"> is specified, a relative survival framework is used.   </w:t>
      </w:r>
    </w:p>
    <w:p w:rsidR="00000000" w:rsidDel="00000000" w:rsidP="00000000" w:rsidRDefault="00000000" w:rsidRPr="00000000" w14:paraId="0000002B">
      <w:pPr>
        <w:ind w:left="720"/>
        <w:rPr/>
      </w:pP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b w:val="1"/>
          <w:bCs w:val="1"/>
          <w:i w:val="1"/>
          <w:iCs w:val="1"/>
          <w:rtl w:val="0"/>
        </w:rPr>
        <w:t xml:space="preserve">cure</w:t>
      </w:r>
      <w:r w:rsidDel="00000000" w:rsidR="00000000" w:rsidRPr="00000000">
        <w:rPr>
          <w:rtl w:val="0"/>
        </w:rPr>
        <w:t xml:space="preserve">: when set to TRUE, a mixture cure model is specified. This can be done within the relative survival framework, and is applied to the excess mortality hazard. Priors can be set for the cure proportion. If not given, then default ‘non-informative’ priors are used.</w:t>
      </w:r>
    </w:p>
    <w:p w:rsidR="00000000" w:rsidDel="00000000" w:rsidP="00000000" w:rsidRDefault="00000000" w:rsidRPr="00000000" w14:paraId="0000002D">
      <w:pPr>
        <w:ind w:left="720"/>
        <w:rPr/>
      </w:pPr>
      <w:r w:rsidDel="00000000" w:rsidR="00000000" w:rsidRPr="00000000">
        <w:rPr>
          <w:rtl w:val="0"/>
        </w:rPr>
      </w:r>
    </w:p>
    <w:p w:rsidR="00000000" w:rsidDel="00000000" w:rsidP="00000000" w:rsidRDefault="00000000" w:rsidRPr="00000000" w14:paraId="0000002E">
      <w:pPr>
        <w:numPr>
          <w:ilvl w:val="0"/>
          <w:numId w:val="3"/>
        </w:numPr>
        <w:ind w:left="720" w:hanging="360"/>
      </w:pPr>
      <w:r w:rsidDel="00000000" w:rsidR="00000000" w:rsidRPr="00000000">
        <w:rPr>
          <w:b w:val="1"/>
          <w:bCs w:val="1"/>
          <w:i w:val="1"/>
          <w:iCs w:val="1"/>
          <w:rtl w:val="0"/>
        </w:rPr>
        <w:t xml:space="preserve">mspline</w:t>
      </w:r>
      <w:r w:rsidDel="00000000" w:rsidR="00000000" w:rsidRPr="00000000">
        <w:rPr>
          <w:rtl w:val="0"/>
        </w:rPr>
        <w:t xml:space="preserve">: A list of control parameters defining the spline model. Of particular interest is the df (degrees of freedom) parameter. The Degrees of freedom is the number of parameters (or basis terms, regions between knots) intended to result from choosing knots based on quantiles of the data. The default is 10.</w:t>
      </w:r>
    </w:p>
    <w:p w:rsidR="00000000" w:rsidDel="00000000" w:rsidP="00000000" w:rsidRDefault="00000000" w:rsidRPr="00000000" w14:paraId="0000002F">
      <w:pPr>
        <w:ind w:left="720"/>
        <w:rPr/>
      </w:pPr>
      <w:r w:rsidDel="00000000" w:rsidR="00000000" w:rsidRPr="00000000">
        <w:rPr>
          <w:rtl w:val="0"/>
        </w:rPr>
      </w:r>
    </w:p>
    <w:p w:rsidR="00000000" w:rsidDel="00000000" w:rsidP="00000000" w:rsidRDefault="00000000" w:rsidRPr="00000000" w14:paraId="00000030">
      <w:pPr>
        <w:numPr>
          <w:ilvl w:val="0"/>
          <w:numId w:val="3"/>
        </w:numPr>
        <w:ind w:left="720" w:hanging="360"/>
      </w:pPr>
      <w:r w:rsidDel="00000000" w:rsidR="00000000" w:rsidRPr="00000000">
        <w:rPr>
          <w:b w:val="1"/>
          <w:bCs w:val="1"/>
          <w:i w:val="1"/>
          <w:iCs w:val="1"/>
          <w:rtl w:val="0"/>
        </w:rPr>
        <w:t xml:space="preserve">fit_method</w:t>
      </w:r>
      <w:r w:rsidDel="00000000" w:rsidR="00000000" w:rsidRPr="00000000">
        <w:rPr>
          <w:rtl w:val="0"/>
        </w:rPr>
        <w:t xml:space="preserve">: either "mcmc" or "opt".  "Mcmc" is standard (Hamiltonian) Markov Chain Monte Carlo sampling (via rstan's rstan::sampling() function). It is the most accurate but the slowest method. When “opt” is specified, then instead of an MCMC sample from the posterior, survextrap returns the posterior mode calculated using optimisation, via rstan's rstan::optimizing() function. This is much quicker, however it is less accurate.  The model documentation suggests using “opt” for model development, while using “mcmc” for the "final answer".</w:t>
      </w:r>
    </w:p>
    <w:p w:rsidR="00000000" w:rsidDel="00000000" w:rsidP="00000000" w:rsidRDefault="00000000" w:rsidRPr="00000000" w14:paraId="00000031">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2">
      <w:pPr>
        <w:pStyle w:val="Heading2"/>
        <w:numPr>
          <w:ilvl w:val="1"/>
          <w:numId w:val="1"/>
        </w:numPr>
      </w:pPr>
      <w:bookmarkStart w:colFirst="0" w:colLast="0" w:name="_r2bhw4t52nmh" w:id="6"/>
      <w:bookmarkEnd w:id="6"/>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033">
      <w:pPr>
        <w:ind w:left="0" w:firstLine="720"/>
        <w:rPr/>
      </w:pPr>
      <w:r w:rsidDel="00000000" w:rsidR="00000000" w:rsidRPr="00000000">
        <w:rPr>
          <w:rtl w:val="0"/>
        </w:rPr>
        <w:t xml:space="preserve">For the analysis, overall survival estimates for England provided by the National Cancer Registration and Analysis Service (NCRAS) will form the basis of survival observations used in the Bayesian flexible parametric survival models. Granular overall survival estimates up to 10-year after diagnosis have been requested for 25 cancers (using GRAIL cancer_type_sap definition) by AJCC stage (I to IV, Unstageable, Unknown), </w:t>
      </w:r>
      <w:r w:rsidDel="00000000" w:rsidR="00000000" w:rsidRPr="00000000">
        <w:rPr>
          <w:rtl w:val="0"/>
        </w:rPr>
        <w:t xml:space="preserve">sex</w:t>
      </w:r>
      <w:r w:rsidDel="00000000" w:rsidR="00000000" w:rsidRPr="00000000">
        <w:rPr>
          <w:rtl w:val="0"/>
        </w:rPr>
        <w:t xml:space="preserve">, and 5-year age bands from 40 to 84 years of age, as well as an 85+ category. The overall survival estimates are based on cancer diagnosis registrations between 2013-2022. Overall survival estimates will also be provided for two sub-period; </w:t>
      </w:r>
      <w:r w:rsidDel="00000000" w:rsidR="00000000" w:rsidRPr="00000000">
        <w:rPr>
          <w:rtl w:val="0"/>
        </w:rPr>
        <w:t xml:space="preserve">2013-2017, and 2018-2022. </w:t>
      </w:r>
    </w:p>
    <w:p w:rsidR="00000000" w:rsidDel="00000000" w:rsidP="00000000" w:rsidRDefault="00000000" w:rsidRPr="00000000" w14:paraId="00000034">
      <w:pPr>
        <w:ind w:left="0" w:firstLine="720"/>
        <w:rPr/>
      </w:pPr>
      <w:r w:rsidDel="00000000" w:rsidR="00000000" w:rsidRPr="00000000">
        <w:rPr>
          <w:rtl w:val="0"/>
        </w:rPr>
      </w:r>
    </w:p>
    <w:p w:rsidR="00000000" w:rsidDel="00000000" w:rsidP="00000000" w:rsidRDefault="00000000" w:rsidRPr="00000000" w14:paraId="00000035">
      <w:pPr>
        <w:ind w:left="0" w:firstLine="0"/>
        <w:rPr>
          <w:b w:val="1"/>
          <w:bCs w:val="1"/>
          <w:i w:val="1"/>
          <w:iCs w:val="1"/>
        </w:rPr>
      </w:pPr>
      <w:r w:rsidDel="00000000" w:rsidR="00000000" w:rsidRPr="00000000">
        <w:rPr>
          <w:b w:val="1"/>
          <w:bCs w:val="1"/>
          <w:i w:val="1"/>
          <w:iCs w:val="1"/>
          <w:rtl w:val="0"/>
        </w:rPr>
        <w:t xml:space="preserve">Table 2: Abbreviated data request specification for overall survival (%)</w:t>
      </w: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765"/>
        <w:gridCol w:w="765"/>
        <w:gridCol w:w="1290"/>
        <w:gridCol w:w="1080"/>
        <w:gridCol w:w="1185"/>
        <w:gridCol w:w="1380"/>
        <w:gridCol w:w="960"/>
        <w:gridCol w:w="945"/>
        <w:tblGridChange w:id="0">
          <w:tblGrid>
            <w:gridCol w:w="975"/>
            <w:gridCol w:w="765"/>
            <w:gridCol w:w="765"/>
            <w:gridCol w:w="1290"/>
            <w:gridCol w:w="1080"/>
            <w:gridCol w:w="1185"/>
            <w:gridCol w:w="1380"/>
            <w:gridCol w:w="960"/>
            <w:gridCol w:w="94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036">
            <w:pPr>
              <w:widowControl w:val="0"/>
              <w:spacing w:line="276" w:lineRule="auto"/>
              <w:ind w:firstLine="0"/>
              <w:jc w:val="left"/>
              <w:rPr>
                <w:color w:val="ffffff"/>
                <w:sz w:val="20"/>
                <w:szCs w:val="20"/>
              </w:rPr>
            </w:pPr>
            <w:r w:rsidDel="00000000" w:rsidR="00000000" w:rsidRPr="00000000">
              <w:rPr>
                <w:b w:val="1"/>
                <w:bCs w:val="1"/>
                <w:color w:val="ffffff"/>
                <w:sz w:val="20"/>
                <w:szCs w:val="20"/>
                <w:rtl w:val="0"/>
              </w:rPr>
              <w:t xml:space="preserve">Cohort diagnosis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037">
            <w:pPr>
              <w:widowControl w:val="0"/>
              <w:spacing w:line="276" w:lineRule="auto"/>
              <w:ind w:firstLine="0"/>
              <w:jc w:val="left"/>
              <w:rPr>
                <w:color w:val="ffffff"/>
                <w:sz w:val="20"/>
                <w:szCs w:val="20"/>
              </w:rPr>
            </w:pPr>
            <w:r w:rsidDel="00000000" w:rsidR="00000000" w:rsidRPr="00000000">
              <w:rPr>
                <w:b w:val="1"/>
                <w:bCs w:val="1"/>
                <w:color w:val="ffffff"/>
                <w:sz w:val="20"/>
                <w:szCs w:val="20"/>
                <w:rtl w:val="0"/>
              </w:rPr>
              <w:t xml:space="preserve">Sex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038">
            <w:pPr>
              <w:widowControl w:val="0"/>
              <w:spacing w:line="276" w:lineRule="auto"/>
              <w:ind w:firstLine="0"/>
              <w:jc w:val="left"/>
              <w:rPr>
                <w:color w:val="ffffff"/>
                <w:sz w:val="20"/>
                <w:szCs w:val="20"/>
              </w:rPr>
            </w:pPr>
            <w:r w:rsidDel="00000000" w:rsidR="00000000" w:rsidRPr="00000000">
              <w:rPr>
                <w:b w:val="1"/>
                <w:bCs w:val="1"/>
                <w:color w:val="ffffff"/>
                <w:sz w:val="20"/>
                <w:szCs w:val="20"/>
                <w:rtl w:val="0"/>
              </w:rPr>
              <w:t xml:space="preserve">Age Group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039">
            <w:pPr>
              <w:widowControl w:val="0"/>
              <w:spacing w:line="276" w:lineRule="auto"/>
              <w:ind w:firstLine="0"/>
              <w:jc w:val="left"/>
              <w:rPr>
                <w:color w:val="ffffff"/>
                <w:sz w:val="20"/>
                <w:szCs w:val="20"/>
              </w:rPr>
            </w:pPr>
            <w:r w:rsidDel="00000000" w:rsidR="00000000" w:rsidRPr="00000000">
              <w:rPr>
                <w:b w:val="1"/>
                <w:bCs w:val="1"/>
                <w:color w:val="ffffff"/>
                <w:sz w:val="20"/>
                <w:szCs w:val="20"/>
                <w:rtl w:val="0"/>
              </w:rPr>
              <w:t xml:space="preserve">Cancer Type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03A">
            <w:pPr>
              <w:widowControl w:val="0"/>
              <w:spacing w:line="276" w:lineRule="auto"/>
              <w:ind w:firstLine="0"/>
              <w:jc w:val="left"/>
              <w:rPr>
                <w:color w:val="ffffff"/>
                <w:sz w:val="20"/>
                <w:szCs w:val="20"/>
              </w:rPr>
            </w:pPr>
            <w:r w:rsidDel="00000000" w:rsidR="00000000" w:rsidRPr="00000000">
              <w:rPr>
                <w:b w:val="1"/>
                <w:bCs w:val="1"/>
                <w:color w:val="ffffff"/>
                <w:sz w:val="20"/>
                <w:szCs w:val="20"/>
                <w:rtl w:val="0"/>
              </w:rPr>
              <w:t xml:space="preserve">Stage at Diagnosis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03B">
            <w:pPr>
              <w:widowControl w:val="0"/>
              <w:spacing w:line="276" w:lineRule="auto"/>
              <w:ind w:firstLine="0"/>
              <w:jc w:val="left"/>
              <w:rPr>
                <w:color w:val="ffffff"/>
                <w:sz w:val="20"/>
                <w:szCs w:val="20"/>
              </w:rPr>
            </w:pPr>
            <w:r w:rsidDel="00000000" w:rsidR="00000000" w:rsidRPr="00000000">
              <w:rPr>
                <w:b w:val="1"/>
                <w:bCs w:val="1"/>
                <w:color w:val="ffffff"/>
                <w:sz w:val="20"/>
                <w:szCs w:val="20"/>
                <w:rtl w:val="0"/>
              </w:rPr>
              <w:t xml:space="preserve">Years since diagnosis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03C">
            <w:pPr>
              <w:widowControl w:val="0"/>
              <w:spacing w:line="276" w:lineRule="auto"/>
              <w:ind w:firstLine="0"/>
              <w:jc w:val="left"/>
              <w:rPr>
                <w:b w:val="1"/>
                <w:bCs w:val="1"/>
                <w:color w:val="ffffff"/>
                <w:sz w:val="20"/>
                <w:szCs w:val="20"/>
              </w:rPr>
            </w:pPr>
            <w:r w:rsidDel="00000000" w:rsidR="00000000" w:rsidRPr="00000000">
              <w:rPr>
                <w:b w:val="1"/>
                <w:bCs w:val="1"/>
                <w:color w:val="ffffff"/>
                <w:sz w:val="20"/>
                <w:szCs w:val="20"/>
                <w:rtl w:val="0"/>
              </w:rPr>
              <w:t xml:space="preserve">Overall survival (%)</w:t>
            </w:r>
          </w:p>
        </w:tc>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03D">
            <w:pPr>
              <w:widowControl w:val="0"/>
              <w:spacing w:line="276" w:lineRule="auto"/>
              <w:ind w:firstLine="0"/>
              <w:jc w:val="left"/>
              <w:rPr>
                <w:b w:val="1"/>
                <w:bCs w:val="1"/>
                <w:color w:val="ffffff"/>
                <w:sz w:val="20"/>
                <w:szCs w:val="20"/>
              </w:rPr>
            </w:pPr>
            <w:commentRangeStart w:id="1"/>
            <w:r w:rsidDel="00000000" w:rsidR="00000000" w:rsidRPr="00000000">
              <w:rPr>
                <w:b w:val="1"/>
                <w:bCs w:val="1"/>
                <w:color w:val="ffffff"/>
                <w:sz w:val="20"/>
                <w:szCs w:val="20"/>
                <w:rtl w:val="0"/>
              </w:rPr>
              <w:t xml:space="preserve">Number of patient</w:t>
            </w:r>
            <w:commentRangeEnd w:id="1"/>
            <w:r w:rsidDel="00000000" w:rsidR="00000000" w:rsidRPr="00000000">
              <w:commentReference w:id="1"/>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03E">
            <w:pPr>
              <w:widowControl w:val="0"/>
              <w:spacing w:line="276" w:lineRule="auto"/>
              <w:ind w:firstLine="0"/>
              <w:jc w:val="left"/>
              <w:rPr>
                <w:b w:val="1"/>
                <w:bCs w:val="1"/>
                <w:color w:val="ffffff"/>
                <w:sz w:val="20"/>
                <w:szCs w:val="20"/>
              </w:rPr>
            </w:pPr>
            <w:r w:rsidDel="00000000" w:rsidR="00000000" w:rsidRPr="00000000">
              <w:rPr>
                <w:b w:val="1"/>
                <w:bCs w:val="1"/>
                <w:color w:val="ffffff"/>
                <w:sz w:val="20"/>
                <w:szCs w:val="20"/>
                <w:rtl w:val="0"/>
              </w:rPr>
              <w:t xml:space="preserve">Number of deaths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F">
            <w:pPr>
              <w:widowControl w:val="0"/>
              <w:spacing w:line="276" w:lineRule="auto"/>
              <w:ind w:firstLine="0"/>
              <w:jc w:val="left"/>
              <w:rPr>
                <w:sz w:val="20"/>
                <w:szCs w:val="20"/>
              </w:rPr>
            </w:pPr>
            <w:r w:rsidDel="00000000" w:rsidR="00000000" w:rsidRPr="00000000">
              <w:rPr>
                <w:sz w:val="20"/>
                <w:szCs w:val="20"/>
                <w:rtl w:val="0"/>
              </w:rPr>
              <w:t xml:space="preserve">2013-2022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0">
            <w:pPr>
              <w:widowControl w:val="0"/>
              <w:spacing w:line="276" w:lineRule="auto"/>
              <w:ind w:firstLine="0"/>
              <w:jc w:val="left"/>
              <w:rPr>
                <w:sz w:val="20"/>
                <w:szCs w:val="20"/>
              </w:rPr>
            </w:pPr>
            <w:r w:rsidDel="00000000" w:rsidR="00000000" w:rsidRPr="00000000">
              <w:rPr>
                <w:sz w:val="20"/>
                <w:szCs w:val="20"/>
                <w:rtl w:val="0"/>
              </w:rPr>
              <w:t xml:space="preserve">Persons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1">
            <w:pPr>
              <w:widowControl w:val="0"/>
              <w:spacing w:line="276" w:lineRule="auto"/>
              <w:ind w:firstLine="0"/>
              <w:jc w:val="left"/>
              <w:rPr>
                <w:sz w:val="20"/>
                <w:szCs w:val="20"/>
              </w:rPr>
            </w:pPr>
            <w:r w:rsidDel="00000000" w:rsidR="00000000" w:rsidRPr="00000000">
              <w:rPr>
                <w:sz w:val="20"/>
                <w:szCs w:val="20"/>
                <w:rtl w:val="0"/>
              </w:rPr>
              <w:t xml:space="preserve">40-44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2">
            <w:pPr>
              <w:widowControl w:val="0"/>
              <w:spacing w:line="276" w:lineRule="auto"/>
              <w:ind w:firstLine="0"/>
              <w:jc w:val="left"/>
              <w:rPr>
                <w:sz w:val="20"/>
                <w:szCs w:val="20"/>
              </w:rPr>
            </w:pPr>
            <w:r w:rsidDel="00000000" w:rsidR="00000000" w:rsidRPr="00000000">
              <w:rPr>
                <w:sz w:val="20"/>
                <w:szCs w:val="20"/>
                <w:rtl w:val="0"/>
              </w:rPr>
              <w:t xml:space="preserve">Anus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3">
            <w:pPr>
              <w:widowControl w:val="0"/>
              <w:spacing w:line="276" w:lineRule="auto"/>
              <w:ind w:firstLine="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4">
            <w:pPr>
              <w:widowControl w:val="0"/>
              <w:spacing w:line="276" w:lineRule="auto"/>
              <w:ind w:firstLine="0"/>
              <w:jc w:val="right"/>
              <w:rPr>
                <w:sz w:val="20"/>
                <w:szCs w:val="20"/>
              </w:rPr>
            </w:pPr>
            <w:r w:rsidDel="00000000" w:rsidR="00000000" w:rsidRPr="00000000">
              <w:rPr>
                <w:sz w:val="20"/>
                <w:szCs w:val="20"/>
                <w:rtl w:val="0"/>
              </w:rPr>
              <w:t xml:space="preserve">0.083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5">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6">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7">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8">
            <w:pPr>
              <w:widowControl w:val="0"/>
              <w:spacing w:line="276" w:lineRule="auto"/>
              <w:ind w:firstLine="0"/>
              <w:jc w:val="left"/>
              <w:rPr>
                <w:sz w:val="20"/>
                <w:szCs w:val="20"/>
              </w:rPr>
            </w:pPr>
            <w:r w:rsidDel="00000000" w:rsidR="00000000" w:rsidRPr="00000000">
              <w:rPr>
                <w:sz w:val="20"/>
                <w:szCs w:val="20"/>
                <w:rtl w:val="0"/>
              </w:rPr>
              <w:t xml:space="preserve">2013-2017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9">
            <w:pPr>
              <w:widowControl w:val="0"/>
              <w:spacing w:line="276" w:lineRule="auto"/>
              <w:ind w:firstLine="0"/>
              <w:jc w:val="left"/>
              <w:rPr>
                <w:sz w:val="20"/>
                <w:szCs w:val="20"/>
              </w:rPr>
            </w:pPr>
            <w:r w:rsidDel="00000000" w:rsidR="00000000" w:rsidRPr="00000000">
              <w:rPr>
                <w:sz w:val="20"/>
                <w:szCs w:val="20"/>
                <w:rtl w:val="0"/>
              </w:rPr>
              <w:t xml:space="preserve">Male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A">
            <w:pPr>
              <w:widowControl w:val="0"/>
              <w:spacing w:line="276" w:lineRule="auto"/>
              <w:ind w:firstLine="0"/>
              <w:jc w:val="left"/>
              <w:rPr>
                <w:sz w:val="20"/>
                <w:szCs w:val="20"/>
              </w:rPr>
            </w:pPr>
            <w:r w:rsidDel="00000000" w:rsidR="00000000" w:rsidRPr="00000000">
              <w:rPr>
                <w:sz w:val="20"/>
                <w:szCs w:val="20"/>
                <w:rtl w:val="0"/>
              </w:rPr>
              <w:t xml:space="preserve">45-49</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B">
            <w:pPr>
              <w:widowControl w:val="0"/>
              <w:spacing w:line="276" w:lineRule="auto"/>
              <w:ind w:firstLine="0"/>
              <w:jc w:val="left"/>
              <w:rPr>
                <w:sz w:val="20"/>
                <w:szCs w:val="20"/>
              </w:rPr>
            </w:pPr>
            <w:r w:rsidDel="00000000" w:rsidR="00000000" w:rsidRPr="00000000">
              <w:rPr>
                <w:sz w:val="20"/>
                <w:szCs w:val="20"/>
                <w:rtl w:val="0"/>
              </w:rPr>
              <w:t xml:space="preserve">Bladder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C">
            <w:pPr>
              <w:widowControl w:val="0"/>
              <w:spacing w:line="276" w:lineRule="auto"/>
              <w:ind w:firstLine="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D">
            <w:pPr>
              <w:widowControl w:val="0"/>
              <w:spacing w:line="276" w:lineRule="auto"/>
              <w:ind w:firstLine="0"/>
              <w:jc w:val="right"/>
              <w:rPr>
                <w:sz w:val="20"/>
                <w:szCs w:val="20"/>
              </w:rPr>
            </w:pPr>
            <w:r w:rsidDel="00000000" w:rsidR="00000000" w:rsidRPr="00000000">
              <w:rPr>
                <w:sz w:val="20"/>
                <w:szCs w:val="20"/>
                <w:rtl w:val="0"/>
              </w:rPr>
              <w:t xml:space="preserve">0.167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E">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F">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0">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1">
            <w:pPr>
              <w:widowControl w:val="0"/>
              <w:spacing w:line="276" w:lineRule="auto"/>
              <w:ind w:firstLine="0"/>
              <w:jc w:val="left"/>
              <w:rPr>
                <w:sz w:val="20"/>
                <w:szCs w:val="20"/>
              </w:rPr>
            </w:pPr>
            <w:r w:rsidDel="00000000" w:rsidR="00000000" w:rsidRPr="00000000">
              <w:rPr>
                <w:sz w:val="20"/>
                <w:szCs w:val="20"/>
                <w:rtl w:val="0"/>
              </w:rPr>
              <w:t xml:space="preserve">2018-2022</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2">
            <w:pPr>
              <w:widowControl w:val="0"/>
              <w:spacing w:line="276" w:lineRule="auto"/>
              <w:ind w:firstLine="0"/>
              <w:jc w:val="left"/>
              <w:rPr>
                <w:sz w:val="20"/>
                <w:szCs w:val="20"/>
              </w:rPr>
            </w:pPr>
            <w:r w:rsidDel="00000000" w:rsidR="00000000" w:rsidRPr="00000000">
              <w:rPr>
                <w:sz w:val="20"/>
                <w:szCs w:val="20"/>
                <w:rtl w:val="0"/>
              </w:rPr>
              <w:t xml:space="preserve">Female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3">
            <w:pPr>
              <w:widowControl w:val="0"/>
              <w:spacing w:line="276" w:lineRule="auto"/>
              <w:ind w:firstLine="0"/>
              <w:jc w:val="left"/>
              <w:rPr>
                <w:sz w:val="20"/>
                <w:szCs w:val="20"/>
              </w:rPr>
            </w:pPr>
            <w:r w:rsidDel="00000000" w:rsidR="00000000" w:rsidRPr="00000000">
              <w:rPr>
                <w:sz w:val="20"/>
                <w:szCs w:val="20"/>
                <w:rtl w:val="0"/>
              </w:rPr>
              <w:t xml:space="preserve">50-54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4">
            <w:pPr>
              <w:widowControl w:val="0"/>
              <w:spacing w:line="276" w:lineRule="auto"/>
              <w:ind w:firstLine="0"/>
              <w:jc w:val="left"/>
              <w:rPr>
                <w:sz w:val="20"/>
                <w:szCs w:val="20"/>
              </w:rPr>
            </w:pPr>
            <w:r w:rsidDel="00000000" w:rsidR="00000000" w:rsidRPr="00000000">
              <w:rPr>
                <w:sz w:val="20"/>
                <w:szCs w:val="20"/>
                <w:rtl w:val="0"/>
              </w:rPr>
              <w:t xml:space="preserve">Breast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5">
            <w:pPr>
              <w:widowControl w:val="0"/>
              <w:spacing w:line="276" w:lineRule="auto"/>
              <w:ind w:firstLine="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6">
            <w:pPr>
              <w:widowControl w:val="0"/>
              <w:spacing w:line="276" w:lineRule="auto"/>
              <w:ind w:firstLine="0"/>
              <w:jc w:val="right"/>
              <w:rPr>
                <w:sz w:val="20"/>
                <w:szCs w:val="20"/>
              </w:rPr>
            </w:pPr>
            <w:r w:rsidDel="00000000" w:rsidR="00000000" w:rsidRPr="00000000">
              <w:rPr>
                <w:sz w:val="20"/>
                <w:szCs w:val="20"/>
                <w:rtl w:val="0"/>
              </w:rPr>
              <w:t xml:space="preserve">0.25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7">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8">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9">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A">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B">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spacing w:line="276" w:lineRule="auto"/>
              <w:ind w:firstLine="0"/>
              <w:jc w:val="left"/>
              <w:rPr>
                <w:sz w:val="20"/>
                <w:szCs w:val="20"/>
              </w:rPr>
            </w:pPr>
            <w:r w:rsidDel="00000000" w:rsidR="00000000" w:rsidRPr="00000000">
              <w:rPr>
                <w:sz w:val="20"/>
                <w:szCs w:val="20"/>
                <w:rtl w:val="0"/>
              </w:rPr>
              <w:t xml:space="preserve">55-59</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D">
            <w:pPr>
              <w:widowControl w:val="0"/>
              <w:spacing w:line="276" w:lineRule="auto"/>
              <w:ind w:firstLine="0"/>
              <w:jc w:val="left"/>
              <w:rPr>
                <w:sz w:val="20"/>
                <w:szCs w:val="20"/>
              </w:rPr>
            </w:pPr>
            <w:r w:rsidDel="00000000" w:rsidR="00000000" w:rsidRPr="00000000">
              <w:rPr>
                <w:sz w:val="20"/>
                <w:szCs w:val="20"/>
                <w:rtl w:val="0"/>
              </w:rPr>
              <w:t xml:space="preserve">Cervix</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E">
            <w:pPr>
              <w:widowControl w:val="0"/>
              <w:spacing w:line="276" w:lineRule="auto"/>
              <w:ind w:firstLine="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F">
            <w:pPr>
              <w:widowControl w:val="0"/>
              <w:spacing w:line="276" w:lineRule="auto"/>
              <w:ind w:firstLine="0"/>
              <w:jc w:val="right"/>
              <w:rPr>
                <w:sz w:val="20"/>
                <w:szCs w:val="20"/>
              </w:rPr>
            </w:pPr>
            <w:r w:rsidDel="00000000" w:rsidR="00000000" w:rsidRPr="00000000">
              <w:rPr>
                <w:sz w:val="20"/>
                <w:szCs w:val="20"/>
                <w:rtl w:val="0"/>
              </w:rPr>
              <w:t xml:space="preserve">0.333</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0">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1">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2">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3">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5">
            <w:pPr>
              <w:widowControl w:val="0"/>
              <w:spacing w:line="276" w:lineRule="auto"/>
              <w:ind w:firstLine="0"/>
              <w:jc w:val="left"/>
              <w:rPr>
                <w:sz w:val="20"/>
                <w:szCs w:val="20"/>
              </w:rPr>
            </w:pPr>
            <w:r w:rsidDel="00000000" w:rsidR="00000000" w:rsidRPr="00000000">
              <w:rPr>
                <w:sz w:val="20"/>
                <w:szCs w:val="20"/>
                <w:rtl w:val="0"/>
              </w:rPr>
              <w:t xml:space="preserve">60-64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6">
            <w:pPr>
              <w:widowControl w:val="0"/>
              <w:spacing w:line="276" w:lineRule="auto"/>
              <w:ind w:firstLine="0"/>
              <w:jc w:val="left"/>
              <w:rPr>
                <w:sz w:val="20"/>
                <w:szCs w:val="20"/>
              </w:rPr>
            </w:pPr>
            <w:r w:rsidDel="00000000" w:rsidR="00000000" w:rsidRPr="00000000">
              <w:rPr>
                <w:sz w:val="20"/>
                <w:szCs w:val="20"/>
                <w:rtl w:val="0"/>
              </w:rPr>
              <w:t xml:space="preserve">Colon/Rectum</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7">
            <w:pPr>
              <w:widowControl w:val="0"/>
              <w:spacing w:line="276" w:lineRule="auto"/>
              <w:ind w:firstLine="0"/>
              <w:jc w:val="right"/>
              <w:rPr>
                <w:sz w:val="20"/>
                <w:szCs w:val="20"/>
              </w:rPr>
            </w:pPr>
            <w:r w:rsidDel="00000000" w:rsidR="00000000" w:rsidRPr="00000000">
              <w:rPr>
                <w:sz w:val="20"/>
                <w:szCs w:val="20"/>
                <w:rtl w:val="0"/>
              </w:rPr>
              <w:t xml:space="preserve">Unstageable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8">
            <w:pPr>
              <w:widowControl w:val="0"/>
              <w:spacing w:line="276" w:lineRule="auto"/>
              <w:ind w:firstLine="0"/>
              <w:jc w:val="right"/>
              <w:rPr>
                <w:sz w:val="20"/>
                <w:szCs w:val="20"/>
              </w:rPr>
            </w:pPr>
            <w:r w:rsidDel="00000000" w:rsidR="00000000" w:rsidRPr="00000000">
              <w:rPr>
                <w:sz w:val="20"/>
                <w:szCs w:val="20"/>
                <w:rtl w:val="0"/>
              </w:rPr>
              <w:t xml:space="preserve">0.417</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9">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A">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B">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C">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D">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E">
            <w:pPr>
              <w:widowControl w:val="0"/>
              <w:spacing w:line="276" w:lineRule="auto"/>
              <w:ind w:firstLine="0"/>
              <w:jc w:val="left"/>
              <w:rPr>
                <w:sz w:val="20"/>
                <w:szCs w:val="20"/>
              </w:rPr>
            </w:pPr>
            <w:r w:rsidDel="00000000" w:rsidR="00000000" w:rsidRPr="00000000">
              <w:rPr>
                <w:sz w:val="20"/>
                <w:szCs w:val="20"/>
                <w:rtl w:val="0"/>
              </w:rPr>
              <w:t xml:space="preserve">65-69</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F">
            <w:pPr>
              <w:widowControl w:val="0"/>
              <w:spacing w:line="276" w:lineRule="auto"/>
              <w:ind w:firstLine="0"/>
              <w:jc w:val="left"/>
              <w:rPr>
                <w:sz w:val="20"/>
                <w:szCs w:val="20"/>
              </w:rPr>
            </w:pPr>
            <w:r w:rsidDel="00000000" w:rsidR="00000000" w:rsidRPr="00000000">
              <w:rPr>
                <w:sz w:val="20"/>
                <w:szCs w:val="20"/>
                <w:rtl w:val="0"/>
              </w:rPr>
              <w:t xml:space="preserve">Gallbladder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0">
            <w:pPr>
              <w:widowControl w:val="0"/>
              <w:spacing w:line="276" w:lineRule="auto"/>
              <w:ind w:firstLine="0"/>
              <w:jc w:val="right"/>
              <w:rPr>
                <w:sz w:val="20"/>
                <w:szCs w:val="20"/>
              </w:rPr>
            </w:pPr>
            <w:r w:rsidDel="00000000" w:rsidR="00000000" w:rsidRPr="00000000">
              <w:rPr>
                <w:sz w:val="20"/>
                <w:szCs w:val="20"/>
                <w:rtl w:val="0"/>
              </w:rPr>
              <w:t xml:space="preserve">Unknown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1">
            <w:pPr>
              <w:widowControl w:val="0"/>
              <w:spacing w:line="276" w:lineRule="auto"/>
              <w:ind w:firstLine="0"/>
              <w:jc w:val="right"/>
              <w:rPr>
                <w:sz w:val="20"/>
                <w:szCs w:val="20"/>
              </w:rPr>
            </w:pPr>
            <w:r w:rsidDel="00000000" w:rsidR="00000000" w:rsidRPr="00000000">
              <w:rPr>
                <w:sz w:val="20"/>
                <w:szCs w:val="20"/>
                <w:rtl w:val="0"/>
              </w:rPr>
              <w:t xml:space="preserve">0.5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2">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3">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4">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5">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6">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7">
            <w:pPr>
              <w:widowControl w:val="0"/>
              <w:spacing w:line="276" w:lineRule="auto"/>
              <w:ind w:firstLine="0"/>
              <w:jc w:val="left"/>
              <w:rPr>
                <w:sz w:val="20"/>
                <w:szCs w:val="20"/>
              </w:rPr>
            </w:pPr>
            <w:r w:rsidDel="00000000" w:rsidR="00000000" w:rsidRPr="00000000">
              <w:rPr>
                <w:sz w:val="20"/>
                <w:szCs w:val="20"/>
                <w:rtl w:val="0"/>
              </w:rPr>
              <w:t xml:space="preserve">70-74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8">
            <w:pPr>
              <w:widowControl w:val="0"/>
              <w:spacing w:line="276" w:lineRule="auto"/>
              <w:ind w:firstLine="0"/>
              <w:jc w:val="left"/>
              <w:rPr>
                <w:sz w:val="20"/>
                <w:szCs w:val="20"/>
              </w:rPr>
            </w:pPr>
            <w:r w:rsidDel="00000000" w:rsidR="00000000" w:rsidRPr="00000000">
              <w:rPr>
                <w:sz w:val="20"/>
                <w:szCs w:val="20"/>
                <w:rtl w:val="0"/>
              </w:rPr>
              <w:t xml:space="preserve">Head and Neck</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9">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A">
            <w:pPr>
              <w:widowControl w:val="0"/>
              <w:spacing w:line="276" w:lineRule="auto"/>
              <w:ind w:firstLine="0"/>
              <w:jc w:val="right"/>
              <w:rPr>
                <w:sz w:val="20"/>
                <w:szCs w:val="20"/>
              </w:rPr>
            </w:pPr>
            <w:r w:rsidDel="00000000" w:rsidR="00000000" w:rsidRPr="00000000">
              <w:rPr>
                <w:sz w:val="20"/>
                <w:szCs w:val="20"/>
                <w:rtl w:val="0"/>
              </w:rPr>
              <w:t xml:space="preserve">0.75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C">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D">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E">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7F">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0">
            <w:pPr>
              <w:widowControl w:val="0"/>
              <w:spacing w:line="276" w:lineRule="auto"/>
              <w:ind w:firstLine="0"/>
              <w:jc w:val="left"/>
              <w:rPr>
                <w:sz w:val="20"/>
                <w:szCs w:val="20"/>
              </w:rPr>
            </w:pPr>
            <w:r w:rsidDel="00000000" w:rsidR="00000000" w:rsidRPr="00000000">
              <w:rPr>
                <w:sz w:val="20"/>
                <w:szCs w:val="20"/>
                <w:rtl w:val="0"/>
              </w:rPr>
              <w:t xml:space="preserve">75-79</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1">
            <w:pPr>
              <w:widowControl w:val="0"/>
              <w:spacing w:line="276" w:lineRule="auto"/>
              <w:ind w:firstLine="0"/>
              <w:jc w:val="left"/>
              <w:rPr>
                <w:sz w:val="20"/>
                <w:szCs w:val="20"/>
              </w:rPr>
            </w:pPr>
            <w:r w:rsidDel="00000000" w:rsidR="00000000" w:rsidRPr="00000000">
              <w:rPr>
                <w:sz w:val="20"/>
                <w:szCs w:val="20"/>
                <w:rtl w:val="0"/>
              </w:rPr>
              <w:t xml:space="preserve">Kidney</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2">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3">
            <w:pPr>
              <w:widowControl w:val="0"/>
              <w:spacing w:line="276" w:lineRule="auto"/>
              <w:ind w:firstLine="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4">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5">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6">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7">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8">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9">
            <w:pPr>
              <w:widowControl w:val="0"/>
              <w:spacing w:line="276" w:lineRule="auto"/>
              <w:ind w:firstLine="0"/>
              <w:jc w:val="left"/>
              <w:rPr>
                <w:sz w:val="20"/>
                <w:szCs w:val="20"/>
              </w:rPr>
            </w:pPr>
            <w:r w:rsidDel="00000000" w:rsidR="00000000" w:rsidRPr="00000000">
              <w:rPr>
                <w:sz w:val="20"/>
                <w:szCs w:val="20"/>
                <w:rtl w:val="0"/>
              </w:rPr>
              <w:t xml:space="preserve">80-84</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A">
            <w:pPr>
              <w:widowControl w:val="0"/>
              <w:spacing w:line="276" w:lineRule="auto"/>
              <w:ind w:firstLine="0"/>
              <w:jc w:val="left"/>
              <w:rPr>
                <w:sz w:val="20"/>
                <w:szCs w:val="20"/>
              </w:rPr>
            </w:pPr>
            <w:r w:rsidDel="00000000" w:rsidR="00000000" w:rsidRPr="00000000">
              <w:rPr>
                <w:sz w:val="20"/>
                <w:szCs w:val="20"/>
                <w:rtl w:val="0"/>
              </w:rPr>
              <w:t xml:space="preserve">Liver/ Bile-duct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B">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C">
            <w:pPr>
              <w:widowControl w:val="0"/>
              <w:spacing w:line="276" w:lineRule="auto"/>
              <w:ind w:firstLine="0"/>
              <w:jc w:val="right"/>
              <w:rPr>
                <w:sz w:val="20"/>
                <w:szCs w:val="20"/>
              </w:rPr>
            </w:pPr>
            <w:r w:rsidDel="00000000" w:rsidR="00000000" w:rsidRPr="00000000">
              <w:rPr>
                <w:sz w:val="20"/>
                <w:szCs w:val="20"/>
                <w:rtl w:val="0"/>
              </w:rPr>
              <w:t xml:space="preserve">Three monthly intervals to</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D">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E">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8F">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0">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1">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2">
            <w:pPr>
              <w:widowControl w:val="0"/>
              <w:spacing w:line="276" w:lineRule="auto"/>
              <w:ind w:firstLine="0"/>
              <w:jc w:val="lef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3">
            <w:pPr>
              <w:widowControl w:val="0"/>
              <w:spacing w:line="276" w:lineRule="auto"/>
              <w:ind w:firstLine="0"/>
              <w:jc w:val="left"/>
              <w:rPr>
                <w:sz w:val="20"/>
                <w:szCs w:val="20"/>
              </w:rPr>
            </w:pPr>
            <w:r w:rsidDel="00000000" w:rsidR="00000000" w:rsidRPr="00000000">
              <w:rPr>
                <w:sz w:val="20"/>
                <w:szCs w:val="20"/>
                <w:rtl w:val="0"/>
              </w:rPr>
              <w:t xml:space="preserve">Lung</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4">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5">
            <w:pPr>
              <w:widowControl w:val="0"/>
              <w:spacing w:line="276" w:lineRule="auto"/>
              <w:ind w:firstLine="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6">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7">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8">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9">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A">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B">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C">
            <w:pPr>
              <w:widowControl w:val="0"/>
              <w:spacing w:line="276" w:lineRule="auto"/>
              <w:ind w:firstLine="0"/>
              <w:jc w:val="left"/>
              <w:rPr>
                <w:sz w:val="20"/>
                <w:szCs w:val="20"/>
              </w:rPr>
            </w:pPr>
            <w:r w:rsidDel="00000000" w:rsidR="00000000" w:rsidRPr="00000000">
              <w:rPr>
                <w:sz w:val="20"/>
                <w:szCs w:val="20"/>
                <w:rtl w:val="0"/>
              </w:rPr>
              <w:t xml:space="preserve">Lymphoid Leukaemia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D">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E">
            <w:pPr>
              <w:widowControl w:val="0"/>
              <w:spacing w:line="276" w:lineRule="auto"/>
              <w:ind w:firstLine="0"/>
              <w:jc w:val="right"/>
              <w:rPr>
                <w:sz w:val="20"/>
                <w:szCs w:val="20"/>
              </w:rPr>
            </w:pPr>
            <w:r w:rsidDel="00000000" w:rsidR="00000000" w:rsidRPr="00000000">
              <w:rPr>
                <w:sz w:val="20"/>
                <w:szCs w:val="20"/>
                <w:rtl w:val="0"/>
              </w:rPr>
              <w:t xml:space="preserve">Six-monthly intervals to </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9F">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0">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1">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2">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3">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4">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5">
            <w:pPr>
              <w:widowControl w:val="0"/>
              <w:spacing w:line="276" w:lineRule="auto"/>
              <w:ind w:firstLine="0"/>
              <w:jc w:val="left"/>
              <w:rPr>
                <w:sz w:val="20"/>
                <w:szCs w:val="20"/>
              </w:rPr>
            </w:pPr>
            <w:r w:rsidDel="00000000" w:rsidR="00000000" w:rsidRPr="00000000">
              <w:rPr>
                <w:sz w:val="20"/>
                <w:szCs w:val="20"/>
                <w:rtl w:val="0"/>
              </w:rPr>
              <w:t xml:space="preserve">Lymphoma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6">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7">
            <w:pPr>
              <w:widowControl w:val="0"/>
              <w:spacing w:line="276" w:lineRule="auto"/>
              <w:ind w:firstLine="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8">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9">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A">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B">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C">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D">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E">
            <w:pPr>
              <w:widowControl w:val="0"/>
              <w:spacing w:line="276" w:lineRule="auto"/>
              <w:ind w:firstLine="0"/>
              <w:jc w:val="left"/>
              <w:rPr>
                <w:sz w:val="20"/>
                <w:szCs w:val="20"/>
              </w:rPr>
            </w:pPr>
            <w:r w:rsidDel="00000000" w:rsidR="00000000" w:rsidRPr="00000000">
              <w:rPr>
                <w:sz w:val="20"/>
                <w:szCs w:val="20"/>
                <w:rtl w:val="0"/>
              </w:rPr>
              <w:t xml:space="preserve">Myeloid Neoplasm</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AF">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0">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1">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2">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3">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4">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5">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6">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7">
            <w:pPr>
              <w:widowControl w:val="0"/>
              <w:spacing w:line="276" w:lineRule="auto"/>
              <w:ind w:firstLine="0"/>
              <w:jc w:val="left"/>
              <w:rPr>
                <w:sz w:val="20"/>
                <w:szCs w:val="20"/>
              </w:rPr>
            </w:pPr>
            <w:r w:rsidDel="00000000" w:rsidR="00000000" w:rsidRPr="00000000">
              <w:rPr>
                <w:sz w:val="20"/>
                <w:szCs w:val="20"/>
                <w:rtl w:val="0"/>
              </w:rPr>
              <w:t xml:space="preserve">Melanoma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8">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9">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A">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B">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C">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D">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E">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BF">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0">
            <w:pPr>
              <w:widowControl w:val="0"/>
              <w:spacing w:line="276" w:lineRule="auto"/>
              <w:ind w:firstLine="0"/>
              <w:jc w:val="left"/>
              <w:rPr>
                <w:sz w:val="20"/>
                <w:szCs w:val="20"/>
              </w:rPr>
            </w:pPr>
            <w:r w:rsidDel="00000000" w:rsidR="00000000" w:rsidRPr="00000000">
              <w:rPr>
                <w:sz w:val="20"/>
                <w:szCs w:val="20"/>
                <w:rtl w:val="0"/>
              </w:rPr>
              <w:t xml:space="preserve">Oesophagus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1">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2">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3">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4">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5">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6">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7">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8">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9">
            <w:pPr>
              <w:widowControl w:val="0"/>
              <w:spacing w:line="276" w:lineRule="auto"/>
              <w:ind w:firstLine="0"/>
              <w:jc w:val="left"/>
              <w:rPr>
                <w:sz w:val="20"/>
                <w:szCs w:val="20"/>
              </w:rPr>
            </w:pPr>
            <w:r w:rsidDel="00000000" w:rsidR="00000000" w:rsidRPr="00000000">
              <w:rPr>
                <w:sz w:val="20"/>
                <w:szCs w:val="20"/>
                <w:rtl w:val="0"/>
              </w:rPr>
              <w:t xml:space="preserve">Ovary</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A">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B">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C">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D">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E">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CF">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0">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1">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2">
            <w:pPr>
              <w:widowControl w:val="0"/>
              <w:spacing w:line="276" w:lineRule="auto"/>
              <w:ind w:firstLine="0"/>
              <w:jc w:val="left"/>
              <w:rPr>
                <w:sz w:val="20"/>
                <w:szCs w:val="20"/>
              </w:rPr>
            </w:pPr>
            <w:r w:rsidDel="00000000" w:rsidR="00000000" w:rsidRPr="00000000">
              <w:rPr>
                <w:sz w:val="20"/>
                <w:szCs w:val="20"/>
                <w:rtl w:val="0"/>
              </w:rPr>
              <w:t xml:space="preserve">Pancreas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3">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4">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5">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6">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7">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8">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9">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A">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B">
            <w:pPr>
              <w:widowControl w:val="0"/>
              <w:spacing w:line="276" w:lineRule="auto"/>
              <w:ind w:firstLine="0"/>
              <w:jc w:val="left"/>
              <w:rPr>
                <w:sz w:val="20"/>
                <w:szCs w:val="20"/>
              </w:rPr>
            </w:pPr>
            <w:r w:rsidDel="00000000" w:rsidR="00000000" w:rsidRPr="00000000">
              <w:rPr>
                <w:sz w:val="20"/>
                <w:szCs w:val="20"/>
                <w:rtl w:val="0"/>
              </w:rPr>
              <w:t xml:space="preserve">Plasma Cell Neoplasm</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C">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D">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E">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DF">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0">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1">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2">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3">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4">
            <w:pPr>
              <w:widowControl w:val="0"/>
              <w:spacing w:line="276" w:lineRule="auto"/>
              <w:ind w:firstLine="0"/>
              <w:jc w:val="left"/>
              <w:rPr>
                <w:sz w:val="20"/>
                <w:szCs w:val="20"/>
              </w:rPr>
            </w:pPr>
            <w:r w:rsidDel="00000000" w:rsidR="00000000" w:rsidRPr="00000000">
              <w:rPr>
                <w:sz w:val="20"/>
                <w:szCs w:val="20"/>
                <w:rtl w:val="0"/>
              </w:rPr>
              <w:t xml:space="preserve">Prostate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5">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6">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8">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B">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C">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D">
            <w:pPr>
              <w:widowControl w:val="0"/>
              <w:spacing w:line="276" w:lineRule="auto"/>
              <w:ind w:firstLine="0"/>
              <w:jc w:val="left"/>
              <w:rPr>
                <w:sz w:val="20"/>
                <w:szCs w:val="20"/>
              </w:rPr>
            </w:pPr>
            <w:r w:rsidDel="00000000" w:rsidR="00000000" w:rsidRPr="00000000">
              <w:rPr>
                <w:sz w:val="20"/>
                <w:szCs w:val="20"/>
                <w:rtl w:val="0"/>
              </w:rPr>
              <w:t xml:space="preserve">Sarcoma</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E">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EF">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0">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1">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2">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3">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4">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5">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6">
            <w:pPr>
              <w:widowControl w:val="0"/>
              <w:spacing w:line="276" w:lineRule="auto"/>
              <w:ind w:firstLine="0"/>
              <w:jc w:val="left"/>
              <w:rPr>
                <w:sz w:val="20"/>
                <w:szCs w:val="20"/>
              </w:rPr>
            </w:pPr>
            <w:r w:rsidDel="00000000" w:rsidR="00000000" w:rsidRPr="00000000">
              <w:rPr>
                <w:sz w:val="20"/>
                <w:szCs w:val="20"/>
                <w:rtl w:val="0"/>
              </w:rPr>
              <w:t xml:space="preserve">Stomach</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7">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8">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9">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A">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B">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C">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D">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E">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FF">
            <w:pPr>
              <w:widowControl w:val="0"/>
              <w:spacing w:line="276" w:lineRule="auto"/>
              <w:ind w:firstLine="0"/>
              <w:jc w:val="left"/>
              <w:rPr>
                <w:sz w:val="20"/>
                <w:szCs w:val="20"/>
              </w:rPr>
            </w:pPr>
            <w:r w:rsidDel="00000000" w:rsidR="00000000" w:rsidRPr="00000000">
              <w:rPr>
                <w:sz w:val="20"/>
                <w:szCs w:val="20"/>
                <w:rtl w:val="0"/>
              </w:rPr>
              <w:t xml:space="preserve">Thyroid</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0">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1">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2">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3">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4">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5">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6">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7">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8">
            <w:pPr>
              <w:widowControl w:val="0"/>
              <w:spacing w:line="276" w:lineRule="auto"/>
              <w:ind w:firstLine="0"/>
              <w:jc w:val="left"/>
              <w:rPr>
                <w:sz w:val="20"/>
                <w:szCs w:val="20"/>
              </w:rPr>
            </w:pPr>
            <w:r w:rsidDel="00000000" w:rsidR="00000000" w:rsidRPr="00000000">
              <w:rPr>
                <w:sz w:val="20"/>
                <w:szCs w:val="20"/>
                <w:rtl w:val="0"/>
              </w:rPr>
              <w:t xml:space="preserve">Urothelial Tract</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9">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A">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B">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C">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D">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E">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0F">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0">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1">
            <w:pPr>
              <w:widowControl w:val="0"/>
              <w:spacing w:line="276" w:lineRule="auto"/>
              <w:ind w:firstLine="0"/>
              <w:jc w:val="left"/>
              <w:rPr>
                <w:sz w:val="20"/>
                <w:szCs w:val="20"/>
              </w:rPr>
            </w:pPr>
            <w:r w:rsidDel="00000000" w:rsidR="00000000" w:rsidRPr="00000000">
              <w:rPr>
                <w:sz w:val="20"/>
                <w:szCs w:val="20"/>
                <w:rtl w:val="0"/>
              </w:rPr>
              <w:t xml:space="preserve">Uterus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2">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3">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4">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5">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6">
            <w:pPr>
              <w:widowControl w:val="0"/>
              <w:spacing w:line="276" w:lineRule="auto"/>
              <w:ind w:firstLine="0"/>
              <w:jc w:val="right"/>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7">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8">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9">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A">
            <w:pPr>
              <w:widowControl w:val="0"/>
              <w:spacing w:line="276" w:lineRule="auto"/>
              <w:ind w:firstLine="0"/>
              <w:jc w:val="left"/>
              <w:rPr>
                <w:sz w:val="20"/>
                <w:szCs w:val="20"/>
              </w:rPr>
            </w:pPr>
            <w:r w:rsidDel="00000000" w:rsidR="00000000" w:rsidRPr="00000000">
              <w:rPr>
                <w:sz w:val="20"/>
                <w:szCs w:val="20"/>
                <w:rtl w:val="0"/>
              </w:rPr>
              <w:t xml:space="preserve">Other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B">
            <w:pPr>
              <w:widowControl w:val="0"/>
              <w:spacing w:line="276" w:lineRule="auto"/>
              <w:ind w:firstLine="0"/>
              <w:jc w:val="lef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C">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D">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E">
            <w:pPr>
              <w:widowControl w:val="0"/>
              <w:spacing w:line="276" w:lineRule="auto"/>
              <w:ind w:firstLine="0"/>
              <w:jc w:val="right"/>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1F">
            <w:pPr>
              <w:widowControl w:val="0"/>
              <w:spacing w:line="276" w:lineRule="auto"/>
              <w:ind w:firstLine="0"/>
              <w:jc w:val="right"/>
              <w:rPr>
                <w:sz w:val="20"/>
                <w:szCs w:val="20"/>
              </w:rPr>
            </w:pP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To inform the survival extrapolation, general population mortality rates are required. These will be obtained from English national life tables which are </w:t>
      </w:r>
      <w:del w:author="Libby Ellis" w:id="2" w:date="2025-09-15T13:37:55Z">
        <w:r w:rsidDel="00000000" w:rsidR="00000000" w:rsidRPr="00000000">
          <w:rPr>
            <w:rtl w:val="0"/>
          </w:rPr>
          <w:delText xml:space="preserve">annually </w:delText>
        </w:r>
      </w:del>
      <w:r w:rsidDel="00000000" w:rsidR="00000000" w:rsidRPr="00000000">
        <w:rPr>
          <w:rtl w:val="0"/>
        </w:rPr>
        <w:t xml:space="preserve">published by the Office for National Statistics. The most recently published English national life table covers the period 2021 to 2023. The 2022 to </w:t>
      </w:r>
      <w:commentRangeStart w:id="2"/>
      <w:r w:rsidDel="00000000" w:rsidR="00000000" w:rsidRPr="00000000">
        <w:rPr>
          <w:rtl w:val="0"/>
        </w:rPr>
        <w:t xml:space="preserve">2024</w:t>
      </w:r>
      <w:commentRangeEnd w:id="2"/>
      <w:r w:rsidDel="00000000" w:rsidR="00000000" w:rsidRPr="00000000">
        <w:commentReference w:id="2"/>
      </w:r>
      <w:r w:rsidDel="00000000" w:rsidR="00000000" w:rsidRPr="00000000">
        <w:rPr>
          <w:rtl w:val="0"/>
        </w:rPr>
        <w:t xml:space="preserve"> may be published by the time this analysis is performed.</w:t>
      </w:r>
    </w:p>
    <w:p w:rsidR="00000000" w:rsidDel="00000000" w:rsidP="00000000" w:rsidRDefault="00000000" w:rsidRPr="00000000" w14:paraId="00000122">
      <w:pPr>
        <w:rPr/>
      </w:pPr>
      <w:r w:rsidDel="00000000" w:rsidR="00000000" w:rsidRPr="00000000">
        <w:rPr>
          <w:rtl w:val="0"/>
        </w:rPr>
        <w:t xml:space="preserve">The published life tables are provided separately for each sex and provide the central mortality rate at age x (mx) and the average life expectancy at age x (ex) for each 1 year age band. The central mortality rates will be used as the background hazard in the Bayesian flexible parameteric survival model, and the average life expectancy for the YLL calculation.</w:t>
      </w:r>
    </w:p>
    <w:p w:rsidR="00000000" w:rsidDel="00000000" w:rsidP="00000000" w:rsidRDefault="00000000" w:rsidRPr="00000000" w14:paraId="00000123">
      <w:pPr>
        <w:ind w:firstLine="0"/>
        <w:rPr/>
      </w:pPr>
      <w:r w:rsidDel="00000000" w:rsidR="00000000" w:rsidRPr="00000000">
        <w:rPr>
          <w:b w:val="1"/>
          <w:bCs w:val="1"/>
          <w:i w:val="1"/>
          <w:iCs w:val="1"/>
          <w:rtl w:val="0"/>
        </w:rPr>
        <w:t xml:space="preserve">Table 2: Life table format</w:t>
      </w:r>
      <w:r w:rsidDel="00000000" w:rsidR="00000000" w:rsidRPr="00000000">
        <w:rPr>
          <w:rtl w:val="0"/>
        </w:rPr>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485"/>
        <w:gridCol w:w="1290"/>
        <w:gridCol w:w="1605"/>
        <w:gridCol w:w="1635"/>
        <w:gridCol w:w="1905"/>
        <w:tblGridChange w:id="0">
          <w:tblGrid>
            <w:gridCol w:w="1485"/>
            <w:gridCol w:w="1485"/>
            <w:gridCol w:w="1290"/>
            <w:gridCol w:w="1605"/>
            <w:gridCol w:w="1635"/>
            <w:gridCol w:w="190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124">
            <w:pPr>
              <w:widowControl w:val="0"/>
              <w:spacing w:line="276" w:lineRule="auto"/>
              <w:ind w:firstLine="0"/>
              <w:jc w:val="left"/>
              <w:rPr>
                <w:color w:val="ffffff"/>
                <w:sz w:val="20"/>
                <w:szCs w:val="20"/>
              </w:rPr>
            </w:pPr>
            <w:r w:rsidDel="00000000" w:rsidR="00000000" w:rsidRPr="00000000">
              <w:rPr>
                <w:b w:val="1"/>
                <w:bCs w:val="1"/>
                <w:color w:val="ffffff"/>
                <w:sz w:val="20"/>
                <w:szCs w:val="20"/>
                <w:rtl w:val="0"/>
              </w:rPr>
              <w:t xml:space="preserve">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125">
            <w:pPr>
              <w:widowControl w:val="0"/>
              <w:spacing w:line="276" w:lineRule="auto"/>
              <w:ind w:firstLine="0"/>
              <w:jc w:val="left"/>
              <w:rPr>
                <w:color w:val="ffffff"/>
                <w:sz w:val="20"/>
                <w:szCs w:val="20"/>
              </w:rPr>
            </w:pPr>
            <w:r w:rsidDel="00000000" w:rsidR="00000000" w:rsidRPr="00000000">
              <w:rPr>
                <w:b w:val="1"/>
                <w:bCs w:val="1"/>
                <w:color w:val="ffffff"/>
                <w:sz w:val="20"/>
                <w:szCs w:val="20"/>
                <w:rtl w:val="0"/>
              </w:rPr>
              <w:t xml:space="preserve">mx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126">
            <w:pPr>
              <w:widowControl w:val="0"/>
              <w:spacing w:line="276" w:lineRule="auto"/>
              <w:ind w:firstLine="0"/>
              <w:jc w:val="left"/>
              <w:rPr>
                <w:color w:val="ffffff"/>
                <w:sz w:val="20"/>
                <w:szCs w:val="20"/>
              </w:rPr>
            </w:pPr>
            <w:r w:rsidDel="00000000" w:rsidR="00000000" w:rsidRPr="00000000">
              <w:rPr>
                <w:b w:val="1"/>
                <w:bCs w:val="1"/>
                <w:color w:val="ffffff"/>
                <w:sz w:val="20"/>
                <w:szCs w:val="20"/>
                <w:rtl w:val="0"/>
              </w:rPr>
              <w:t xml:space="preserve">qx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127">
            <w:pPr>
              <w:widowControl w:val="0"/>
              <w:spacing w:line="276" w:lineRule="auto"/>
              <w:ind w:firstLine="0"/>
              <w:jc w:val="left"/>
              <w:rPr>
                <w:color w:val="ffffff"/>
                <w:sz w:val="20"/>
                <w:szCs w:val="20"/>
              </w:rPr>
            </w:pPr>
            <w:r w:rsidDel="00000000" w:rsidR="00000000" w:rsidRPr="00000000">
              <w:rPr>
                <w:b w:val="1"/>
                <w:bCs w:val="1"/>
                <w:color w:val="ffffff"/>
                <w:sz w:val="20"/>
                <w:szCs w:val="20"/>
                <w:rtl w:val="0"/>
              </w:rPr>
              <w:t xml:space="preserve">lx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128">
            <w:pPr>
              <w:widowControl w:val="0"/>
              <w:spacing w:line="276" w:lineRule="auto"/>
              <w:ind w:firstLine="0"/>
              <w:jc w:val="left"/>
              <w:rPr>
                <w:color w:val="ffffff"/>
                <w:sz w:val="20"/>
                <w:szCs w:val="20"/>
              </w:rPr>
            </w:pPr>
            <w:r w:rsidDel="00000000" w:rsidR="00000000" w:rsidRPr="00000000">
              <w:rPr>
                <w:b w:val="1"/>
                <w:bCs w:val="1"/>
                <w:color w:val="ffffff"/>
                <w:sz w:val="20"/>
                <w:szCs w:val="20"/>
                <w:rtl w:val="0"/>
              </w:rPr>
              <w:t xml:space="preserve">dx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3b1c52" w:val="clear"/>
            <w:tcMar>
              <w:top w:w="0.0" w:type="dxa"/>
              <w:left w:w="40.0" w:type="dxa"/>
              <w:bottom w:w="0.0" w:type="dxa"/>
              <w:right w:w="40.0" w:type="dxa"/>
            </w:tcMar>
            <w:vAlign w:val="bottom"/>
          </w:tcPr>
          <w:p w:rsidR="00000000" w:rsidDel="00000000" w:rsidP="00000000" w:rsidRDefault="00000000" w:rsidRPr="00000000" w14:paraId="00000129">
            <w:pPr>
              <w:widowControl w:val="0"/>
              <w:spacing w:line="276" w:lineRule="auto"/>
              <w:ind w:firstLine="0"/>
              <w:jc w:val="left"/>
              <w:rPr>
                <w:color w:val="ffffff"/>
                <w:sz w:val="20"/>
                <w:szCs w:val="20"/>
              </w:rPr>
            </w:pPr>
            <w:r w:rsidDel="00000000" w:rsidR="00000000" w:rsidRPr="00000000">
              <w:rPr>
                <w:b w:val="1"/>
                <w:bCs w:val="1"/>
                <w:color w:val="ffffff"/>
                <w:sz w:val="20"/>
                <w:szCs w:val="20"/>
                <w:rtl w:val="0"/>
              </w:rPr>
              <w:t xml:space="preserve">ex</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2A">
            <w:pPr>
              <w:widowControl w:val="0"/>
              <w:spacing w:line="276" w:lineRule="auto"/>
              <w:ind w:firstLine="0"/>
              <w:jc w:val="left"/>
              <w:rPr>
                <w:sz w:val="20"/>
                <w:szCs w:val="20"/>
              </w:rPr>
            </w:pPr>
            <w:r w:rsidDel="00000000" w:rsidR="00000000" w:rsidRPr="00000000">
              <w:rPr>
                <w:sz w:val="20"/>
                <w:szCs w:val="20"/>
                <w:rtl w:val="0"/>
              </w:rPr>
              <w:t xml:space="preserve">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ind w:firstLine="0"/>
              <w:jc w:val="right"/>
              <w:rPr>
                <w:sz w:val="20"/>
                <w:szCs w:val="20"/>
              </w:rPr>
            </w:pPr>
            <w:r w:rsidDel="00000000" w:rsidR="00000000" w:rsidRPr="00000000">
              <w:rPr>
                <w:sz w:val="20"/>
                <w:szCs w:val="20"/>
                <w:rtl w:val="0"/>
              </w:rPr>
              <w:t xml:space="preserve">0.004532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ind w:firstLine="0"/>
              <w:jc w:val="right"/>
              <w:rPr>
                <w:sz w:val="20"/>
                <w:szCs w:val="20"/>
              </w:rPr>
            </w:pPr>
            <w:r w:rsidDel="00000000" w:rsidR="00000000" w:rsidRPr="00000000">
              <w:rPr>
                <w:sz w:val="20"/>
                <w:szCs w:val="20"/>
                <w:rtl w:val="0"/>
              </w:rPr>
              <w:t xml:space="preserve">0.004521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ind w:firstLine="0"/>
              <w:jc w:val="right"/>
              <w:rPr>
                <w:sz w:val="20"/>
                <w:szCs w:val="20"/>
              </w:rPr>
            </w:pPr>
            <w:r w:rsidDel="00000000" w:rsidR="00000000" w:rsidRPr="00000000">
              <w:rPr>
                <w:sz w:val="20"/>
                <w:szCs w:val="20"/>
                <w:rtl w:val="0"/>
              </w:rPr>
              <w:t xml:space="preserve">100000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ind w:firstLine="0"/>
              <w:jc w:val="right"/>
              <w:rPr>
                <w:sz w:val="20"/>
                <w:szCs w:val="20"/>
              </w:rPr>
            </w:pPr>
            <w:r w:rsidDel="00000000" w:rsidR="00000000" w:rsidRPr="00000000">
              <w:rPr>
                <w:sz w:val="20"/>
                <w:szCs w:val="20"/>
                <w:rtl w:val="0"/>
              </w:rPr>
              <w:t xml:space="preserve">452.1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ind w:firstLine="0"/>
              <w:jc w:val="right"/>
              <w:rPr>
                <w:sz w:val="20"/>
                <w:szCs w:val="20"/>
              </w:rPr>
            </w:pPr>
            <w:r w:rsidDel="00000000" w:rsidR="00000000" w:rsidRPr="00000000">
              <w:rPr>
                <w:sz w:val="20"/>
                <w:szCs w:val="20"/>
                <w:rtl w:val="0"/>
              </w:rPr>
              <w:t xml:space="preserve">78.82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0">
            <w:pPr>
              <w:widowControl w:val="0"/>
              <w:spacing w:line="276" w:lineRule="auto"/>
              <w:ind w:firstLine="0"/>
              <w:jc w:val="lef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ind w:firstLine="0"/>
              <w:jc w:val="right"/>
              <w:rPr>
                <w:sz w:val="20"/>
                <w:szCs w:val="20"/>
              </w:rPr>
            </w:pPr>
            <w:r w:rsidDel="00000000" w:rsidR="00000000" w:rsidRPr="00000000">
              <w:rPr>
                <w:sz w:val="20"/>
                <w:szCs w:val="20"/>
                <w:rtl w:val="0"/>
              </w:rPr>
              <w:t xml:space="preserve">0.000244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ind w:firstLine="0"/>
              <w:jc w:val="right"/>
              <w:rPr>
                <w:sz w:val="20"/>
                <w:szCs w:val="20"/>
              </w:rPr>
            </w:pPr>
            <w:r w:rsidDel="00000000" w:rsidR="00000000" w:rsidRPr="00000000">
              <w:rPr>
                <w:sz w:val="20"/>
                <w:szCs w:val="20"/>
                <w:rtl w:val="0"/>
              </w:rPr>
              <w:t xml:space="preserve">0.000244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ind w:firstLine="0"/>
              <w:jc w:val="right"/>
              <w:rPr>
                <w:sz w:val="20"/>
                <w:szCs w:val="20"/>
              </w:rPr>
            </w:pPr>
            <w:r w:rsidDel="00000000" w:rsidR="00000000" w:rsidRPr="00000000">
              <w:rPr>
                <w:sz w:val="20"/>
                <w:szCs w:val="20"/>
                <w:rtl w:val="0"/>
              </w:rPr>
              <w:t xml:space="preserve">99547.9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ind w:firstLine="0"/>
              <w:jc w:val="right"/>
              <w:rPr>
                <w:sz w:val="20"/>
                <w:szCs w:val="20"/>
              </w:rPr>
            </w:pPr>
            <w:r w:rsidDel="00000000" w:rsidR="00000000" w:rsidRPr="00000000">
              <w:rPr>
                <w:sz w:val="20"/>
                <w:szCs w:val="20"/>
                <w:rtl w:val="0"/>
              </w:rPr>
              <w:t xml:space="preserve">24.3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ind w:firstLine="0"/>
              <w:jc w:val="right"/>
              <w:rPr>
                <w:sz w:val="20"/>
                <w:szCs w:val="20"/>
              </w:rPr>
            </w:pPr>
            <w:r w:rsidDel="00000000" w:rsidR="00000000" w:rsidRPr="00000000">
              <w:rPr>
                <w:sz w:val="20"/>
                <w:szCs w:val="20"/>
                <w:rtl w:val="0"/>
              </w:rPr>
              <w:t xml:space="preserve">78.17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6">
            <w:pPr>
              <w:widowControl w:val="0"/>
              <w:spacing w:line="276" w:lineRule="auto"/>
              <w:ind w:firstLine="0"/>
              <w:jc w:val="left"/>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7">
            <w:pPr>
              <w:widowControl w:val="0"/>
              <w:spacing w:line="276" w:lineRule="auto"/>
              <w:ind w:firstLine="0"/>
              <w:jc w:val="left"/>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8">
            <w:pPr>
              <w:widowControl w:val="0"/>
              <w:spacing w:line="276" w:lineRule="auto"/>
              <w:ind w:firstLine="0"/>
              <w:jc w:val="left"/>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9">
            <w:pPr>
              <w:widowControl w:val="0"/>
              <w:spacing w:line="276" w:lineRule="auto"/>
              <w:ind w:firstLine="0"/>
              <w:jc w:val="left"/>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A">
            <w:pPr>
              <w:widowControl w:val="0"/>
              <w:spacing w:line="276" w:lineRule="auto"/>
              <w:ind w:firstLine="0"/>
              <w:jc w:val="left"/>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13B">
            <w:pPr>
              <w:widowControl w:val="0"/>
              <w:spacing w:line="276" w:lineRule="auto"/>
              <w:ind w:firstLine="0"/>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sectPr>
          <w:type w:val="nextPage"/>
          <w:pgSz w:h="15840" w:w="12240" w:orient="portrait"/>
          <w:pgMar w:bottom="1440" w:top="1440" w:left="1440" w:right="1440" w:header="720" w:footer="720"/>
        </w:sectPr>
      </w:pPr>
      <w:bookmarkStart w:colFirst="0" w:colLast="0" w:name="_nar1si6vuc8" w:id="7"/>
      <w:bookmarkEnd w:id="7"/>
      <w:r w:rsidDel="00000000" w:rsidR="00000000" w:rsidRPr="00000000">
        <w:rPr>
          <w:rtl w:val="0"/>
        </w:rPr>
      </w:r>
    </w:p>
    <w:p w:rsidR="00000000" w:rsidDel="00000000" w:rsidP="00000000" w:rsidRDefault="00000000" w:rsidRPr="00000000" w14:paraId="0000013E">
      <w:pPr>
        <w:pStyle w:val="Heading2"/>
        <w:numPr>
          <w:ilvl w:val="1"/>
          <w:numId w:val="1"/>
        </w:numPr>
        <w:spacing w:after="0" w:afterAutospacing="0"/>
        <w:rPr>
          <w:u w:val="none"/>
        </w:rPr>
      </w:pPr>
      <w:bookmarkStart w:colFirst="0" w:colLast="0" w:name="_kooqq3jgr95h" w:id="8"/>
      <w:bookmarkEnd w:id="8"/>
      <w:r w:rsidDel="00000000" w:rsidR="00000000" w:rsidRPr="00000000">
        <w:rPr>
          <w:rtl w:val="0"/>
        </w:rPr>
        <w:t xml:space="preserve">E</w:t>
      </w:r>
      <w:r w:rsidDel="00000000" w:rsidR="00000000" w:rsidRPr="00000000">
        <w:rPr>
          <w:rtl w:val="0"/>
        </w:rPr>
        <w:t xml:space="preserve">stimation procedure and considerations</w:t>
      </w:r>
      <w:r w:rsidDel="00000000" w:rsidR="00000000" w:rsidRPr="00000000">
        <w:rPr>
          <w:rtl w:val="0"/>
        </w:rPr>
      </w:r>
    </w:p>
    <w:p w:rsidR="00000000" w:rsidDel="00000000" w:rsidP="00000000" w:rsidRDefault="00000000" w:rsidRPr="00000000" w14:paraId="0000013F">
      <w:pPr>
        <w:pStyle w:val="Heading3"/>
        <w:numPr>
          <w:ilvl w:val="2"/>
          <w:numId w:val="1"/>
        </w:numPr>
        <w:ind w:left="2160" w:hanging="360"/>
        <w:rPr>
          <w:u w:val="none"/>
        </w:rPr>
      </w:pPr>
      <w:bookmarkStart w:colFirst="0" w:colLast="0" w:name="_qf5kuuik1nby" w:id="9"/>
      <w:bookmarkEnd w:id="9"/>
      <w:r w:rsidDel="00000000" w:rsidR="00000000" w:rsidRPr="00000000">
        <w:rPr>
          <w:rtl w:val="0"/>
        </w:rPr>
        <w:t xml:space="preserve">Assumed age for survival extrapolation and years of life lost</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b w:val="0"/>
          <w:bCs w:val="0"/>
          <w:sz w:val="24"/>
          <w:szCs w:val="24"/>
          <w:rtl w:val="0"/>
        </w:rPr>
        <w:t xml:space="preserve"> The overall survival data will be provide</w:t>
      </w:r>
      <w:r w:rsidDel="00000000" w:rsidR="00000000" w:rsidRPr="00000000">
        <w:rPr>
          <w:rtl w:val="0"/>
        </w:rPr>
        <w:t xml:space="preserve">d in 5-year age bands, whilst the general population mortality data will be in 1-year age increments. For the survival extrapolation, therefore, an appropriate start point for the general population mortality rates needs to be chosen. I.e. for the 50-54 year age band, this could be anywhere between 50 and 55 years of age. For the years of life lost estimation, again general population life expectancy is given in 1-year age increments, which the life expectancy estimates need to be </w:t>
      </w:r>
      <w:ins w:author="Libby Ellis" w:id="3" w:date="2025-09-15T13:40:47Z">
        <w:r w:rsidDel="00000000" w:rsidR="00000000" w:rsidRPr="00000000">
          <w:rPr>
            <w:rtl w:val="0"/>
          </w:rPr>
          <w:t xml:space="preserve">subtracted</w:t>
        </w:r>
      </w:ins>
      <w:del w:author="Libby Ellis" w:id="3" w:date="2025-09-15T13:40:47Z">
        <w:r w:rsidDel="00000000" w:rsidR="00000000" w:rsidRPr="00000000">
          <w:rPr>
            <w:rtl w:val="0"/>
          </w:rPr>
          <w:delText xml:space="preserve">taken away</w:delText>
        </w:r>
      </w:del>
      <w:r w:rsidDel="00000000" w:rsidR="00000000" w:rsidRPr="00000000">
        <w:rPr>
          <w:rtl w:val="0"/>
        </w:rPr>
        <w:t xml:space="preserve"> from to produce the YLL. Again, for the 50-54 year age band, this could be the life expectancy anywhere between 50 and 55 years of age.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It is proposed that the midpoint of the age-band is used as the start of general population mortality rates for the survival extrapolation, and for the general population life expectancy comparison. As this is a 0.5 increment, i.e. for the 50-54 age group 52.5 is the mid point, it is proposed that interpolation using a natural cubic spline fit to the mortality rates/life expectancies is used to estimate the mortality rate/life expectancy in the 0.5 year increments.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b w:val="1"/>
          <w:bCs w:val="1"/>
          <w:i w:val="1"/>
          <w:iCs w:val="1"/>
        </w:rPr>
      </w:pPr>
      <w:r w:rsidDel="00000000" w:rsidR="00000000" w:rsidRPr="00000000">
        <w:rPr>
          <w:b w:val="1"/>
          <w:bCs w:val="1"/>
          <w:i w:val="1"/>
          <w:iCs w:val="1"/>
          <w:color w:val="3b1c52"/>
          <w:rtl w:val="0"/>
        </w:rPr>
        <w:t xml:space="preserve">To be agreed: The mid point of the 5-year age band should be used for survival extrapolation and YLL estimation, with the 0.5 year increments obtained through </w:t>
      </w:r>
      <w:commentRangeStart w:id="3"/>
      <w:commentRangeStart w:id="4"/>
      <w:r w:rsidDel="00000000" w:rsidR="00000000" w:rsidRPr="00000000">
        <w:rPr>
          <w:b w:val="1"/>
          <w:bCs w:val="1"/>
          <w:i w:val="1"/>
          <w:iCs w:val="1"/>
          <w:color w:val="3b1c52"/>
          <w:rtl w:val="0"/>
        </w:rPr>
        <w:t xml:space="preserve">interpolation</w:t>
      </w:r>
      <w:commentRangeEnd w:id="3"/>
      <w:r w:rsidDel="00000000" w:rsidR="00000000" w:rsidRPr="00000000">
        <w:commentReference w:id="3"/>
      </w:r>
      <w:commentRangeEnd w:id="4"/>
      <w:r w:rsidDel="00000000" w:rsidR="00000000" w:rsidRPr="00000000">
        <w:commentReference w:id="4"/>
      </w:r>
      <w:r w:rsidDel="00000000" w:rsidR="00000000" w:rsidRPr="00000000">
        <w:rPr>
          <w:b w:val="1"/>
          <w:bCs w:val="1"/>
          <w:i w:val="1"/>
          <w:iCs w:val="1"/>
          <w:color w:val="3b1c52"/>
          <w:rtl w:val="0"/>
        </w:rPr>
        <w:t xml:space="preserve">.  </w:t>
      </w:r>
      <w:r w:rsidDel="00000000" w:rsidR="00000000" w:rsidRPr="00000000">
        <w:rPr>
          <w:b w:val="1"/>
          <w:bCs w:val="1"/>
          <w:i w:val="1"/>
          <w:iCs w:val="1"/>
          <w:rtl w:val="0"/>
        </w:rPr>
        <w:t xml:space="preserve">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b w:val="1"/>
          <w:bCs w:val="1"/>
          <w:i w:val="1"/>
          <w:iCs w:val="1"/>
        </w:rPr>
      </w:pPr>
      <w:r w:rsidDel="00000000" w:rsidR="00000000" w:rsidRPr="00000000">
        <w:rPr>
          <w:rtl w:val="0"/>
        </w:rPr>
      </w:r>
    </w:p>
    <w:p w:rsidR="00000000" w:rsidDel="00000000" w:rsidP="00000000" w:rsidRDefault="00000000" w:rsidRPr="00000000" w14:paraId="00000144">
      <w:pPr>
        <w:pStyle w:val="Heading3"/>
        <w:numPr>
          <w:ilvl w:val="2"/>
          <w:numId w:val="1"/>
        </w:numPr>
        <w:ind w:left="2160" w:hanging="360"/>
        <w:rPr>
          <w:b w:val="1"/>
          <w:bCs w:val="1"/>
        </w:rPr>
      </w:pPr>
      <w:bookmarkStart w:colFirst="0" w:colLast="0" w:name="_8xeulfrzkqkq" w:id="10"/>
      <w:bookmarkEnd w:id="10"/>
      <w:r w:rsidDel="00000000" w:rsidR="00000000" w:rsidRPr="00000000">
        <w:rPr>
          <w:rtl w:val="0"/>
        </w:rPr>
        <w:t xml:space="preserve">Input survival format</w:t>
      </w:r>
      <w:r w:rsidDel="00000000" w:rsidR="00000000" w:rsidRPr="00000000">
        <w:rPr>
          <w:rtl w:val="0"/>
        </w:rPr>
      </w:r>
    </w:p>
    <w:p w:rsidR="00000000" w:rsidDel="00000000" w:rsidP="00000000" w:rsidRDefault="00000000" w:rsidRPr="00000000" w14:paraId="00000145">
      <w:pPr>
        <w:ind w:left="0" w:firstLine="720"/>
        <w:rPr/>
      </w:pPr>
      <w:r w:rsidDel="00000000" w:rsidR="00000000" w:rsidRPr="00000000">
        <w:rPr>
          <w:rtl w:val="0"/>
        </w:rPr>
        <w:t xml:space="preserve">In the Bayesian flexible parametric survival model function, </w:t>
      </w:r>
      <w:r w:rsidDel="00000000" w:rsidR="00000000" w:rsidRPr="00000000">
        <w:rPr>
          <w:i w:val="1"/>
          <w:iCs w:val="1"/>
          <w:rtl w:val="0"/>
        </w:rPr>
        <w:t xml:space="preserve">survextrap()</w:t>
      </w:r>
      <w:r w:rsidDel="00000000" w:rsidR="00000000" w:rsidRPr="00000000">
        <w:rPr>
          <w:rtl w:val="0"/>
        </w:rPr>
        <w:t xml:space="preserve">, the observed survival data can take the form of either (1) time-to-event data supplied to the </w:t>
      </w:r>
      <w:r w:rsidDel="00000000" w:rsidR="00000000" w:rsidRPr="00000000">
        <w:rPr>
          <w:i w:val="1"/>
          <w:iCs w:val="1"/>
          <w:rtl w:val="0"/>
        </w:rPr>
        <w:t xml:space="preserve">data </w:t>
      </w:r>
      <w:r w:rsidDel="00000000" w:rsidR="00000000" w:rsidRPr="00000000">
        <w:rPr>
          <w:rtl w:val="0"/>
        </w:rPr>
        <w:t xml:space="preserve">argument or (2) aggregated data supplied to the </w:t>
      </w:r>
      <w:r w:rsidDel="00000000" w:rsidR="00000000" w:rsidRPr="00000000">
        <w:rPr>
          <w:i w:val="1"/>
          <w:iCs w:val="1"/>
          <w:rtl w:val="0"/>
        </w:rPr>
        <w:t xml:space="preserve">external </w:t>
      </w:r>
      <w:r w:rsidDel="00000000" w:rsidR="00000000" w:rsidRPr="00000000">
        <w:rPr>
          <w:rtl w:val="0"/>
        </w:rPr>
        <w:t xml:space="preserve">argument of the </w:t>
      </w:r>
      <w:r w:rsidDel="00000000" w:rsidR="00000000" w:rsidRPr="00000000">
        <w:rPr>
          <w:i w:val="1"/>
          <w:iCs w:val="1"/>
          <w:rtl w:val="0"/>
        </w:rPr>
        <w:t xml:space="preserve">surextrap()</w:t>
      </w:r>
      <w:r w:rsidDel="00000000" w:rsidR="00000000" w:rsidRPr="00000000">
        <w:rPr>
          <w:rtl w:val="0"/>
        </w:rPr>
        <w:t xml:space="preserve"> function. </w:t>
      </w:r>
    </w:p>
    <w:p w:rsidR="00000000" w:rsidDel="00000000" w:rsidP="00000000" w:rsidRDefault="00000000" w:rsidRPr="00000000" w14:paraId="00000146">
      <w:pPr>
        <w:ind w:left="0" w:firstLine="720"/>
        <w:rPr/>
      </w:pPr>
      <w:r w:rsidDel="00000000" w:rsidR="00000000" w:rsidRPr="00000000">
        <w:rPr>
          <w:rtl w:val="0"/>
        </w:rPr>
        <w:t xml:space="preserve">The variables in the data request; years since diagnosis, number of patients, and number of deaths, will enable us to populate the </w:t>
      </w:r>
      <w:r w:rsidDel="00000000" w:rsidR="00000000" w:rsidRPr="00000000">
        <w:rPr>
          <w:i w:val="1"/>
          <w:iCs w:val="1"/>
          <w:rtl w:val="0"/>
        </w:rPr>
        <w:t xml:space="preserve">external</w:t>
      </w:r>
      <w:r w:rsidDel="00000000" w:rsidR="00000000" w:rsidRPr="00000000">
        <w:rPr>
          <w:rtl w:val="0"/>
        </w:rPr>
        <w:t xml:space="preserve"> data argument as required e.g.</w:t>
      </w:r>
    </w:p>
    <w:p w:rsidR="00000000" w:rsidDel="00000000" w:rsidP="00000000" w:rsidRDefault="00000000" w:rsidRPr="00000000" w14:paraId="00000147">
      <w:pPr>
        <w:ind w:firstLine="0"/>
        <w:rPr/>
      </w:pPr>
      <w:r w:rsidDel="00000000" w:rsidR="00000000" w:rsidRPr="00000000">
        <w:rPr>
          <w:b w:val="1"/>
          <w:bCs w:val="1"/>
          <w:i w:val="1"/>
          <w:iCs w:val="1"/>
          <w:rtl w:val="0"/>
        </w:rPr>
        <w:t xml:space="preserve">Table 3: Data format required for the external argument example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185"/>
        <w:gridCol w:w="2625"/>
        <w:gridCol w:w="4260"/>
        <w:tblGridChange w:id="0">
          <w:tblGrid>
            <w:gridCol w:w="1290"/>
            <w:gridCol w:w="1185"/>
            <w:gridCol w:w="2625"/>
            <w:gridCol w:w="4260"/>
          </w:tblGrid>
        </w:tblGridChange>
      </w:tblGrid>
      <w:tr>
        <w:trPr>
          <w:cantSplit w:val="0"/>
          <w:trHeight w:val="144" w:hRule="atLeast"/>
          <w:tblHeader w:val="0"/>
        </w:trPr>
        <w:tc>
          <w:tcPr>
            <w:shd w:fill="3b1c52"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Start time </w:t>
            </w:r>
          </w:p>
        </w:tc>
        <w:tc>
          <w:tcPr>
            <w:shd w:fill="3b1c52"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End time </w:t>
            </w:r>
          </w:p>
        </w:tc>
        <w:tc>
          <w:tcPr>
            <w:shd w:fill="3b1c52"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Alive at start</w:t>
            </w:r>
          </w:p>
        </w:tc>
        <w:tc>
          <w:tcPr>
            <w:shd w:fill="3b1c52"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0"/>
                <w:szCs w:val="20"/>
              </w:rPr>
            </w:pPr>
            <w:r w:rsidDel="00000000" w:rsidR="00000000" w:rsidRPr="00000000">
              <w:rPr>
                <w:b w:val="1"/>
                <w:bCs w:val="1"/>
                <w:color w:val="ffffff"/>
                <w:sz w:val="20"/>
                <w:szCs w:val="20"/>
                <w:rtl w:val="0"/>
              </w:rPr>
              <w:t xml:space="preserve">Still alive at end</w:t>
            </w:r>
          </w:p>
        </w:tc>
      </w:tr>
      <w:tr>
        <w:trPr>
          <w:cantSplit w:val="0"/>
          <w:trHeight w:val="529.705913096345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number of patients at start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number of patients at start time - number of deaths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number of patients at start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number of patients at start time - number of deaths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158">
      <w:pPr>
        <w:ind w:firstLine="0"/>
        <w:rPr/>
      </w:pPr>
      <w:r w:rsidDel="00000000" w:rsidR="00000000" w:rsidRPr="00000000">
        <w:rPr>
          <w:rtl w:val="0"/>
        </w:rPr>
      </w:r>
    </w:p>
    <w:p w:rsidR="00000000" w:rsidDel="00000000" w:rsidP="00000000" w:rsidRDefault="00000000" w:rsidRPr="00000000" w14:paraId="00000159">
      <w:pPr>
        <w:ind w:left="0" w:firstLine="720"/>
        <w:rPr/>
      </w:pPr>
      <w:r w:rsidDel="00000000" w:rsidR="00000000" w:rsidRPr="00000000">
        <w:rPr>
          <w:rtl w:val="0"/>
        </w:rPr>
        <w:t xml:space="preserve">Alternatively, another approach is to reconstruct the original time to event data from the aggregated data provided by NDRS, and input this into the </w:t>
      </w:r>
      <w:r w:rsidDel="00000000" w:rsidR="00000000" w:rsidRPr="00000000">
        <w:rPr>
          <w:i w:val="1"/>
          <w:iCs w:val="1"/>
          <w:rtl w:val="0"/>
        </w:rPr>
        <w:t xml:space="preserve">data</w:t>
      </w:r>
      <w:r w:rsidDel="00000000" w:rsidR="00000000" w:rsidRPr="00000000">
        <w:rPr>
          <w:rtl w:val="0"/>
        </w:rPr>
        <w:t xml:space="preserve"> argument. When the life expectancy work was being performed on the NDRS 5-year net survival data, as the data did not contain the number of deaths, this approach was taken. Guyot et al (2012) proposed a popular algorithm for reconstructing time to event data from give survival times, survival, and number-at-risk estimates, often derived from published Kaplan-Meier plots.</w:t>
      </w:r>
      <w:hyperlink r:id="rId12">
        <w:r w:rsidDel="00000000" w:rsidR="00000000" w:rsidRPr="00000000">
          <w:rPr>
            <w:vertAlign w:val="superscript"/>
            <w:rtl w:val="0"/>
          </w:rPr>
          <w:t xml:space="preserve">8</w:t>
        </w:r>
      </w:hyperlink>
      <w:r w:rsidDel="00000000" w:rsidR="00000000" w:rsidRPr="00000000">
        <w:rPr>
          <w:rtl w:val="0"/>
        </w:rPr>
        <w:t xml:space="preserve"> This reconstruction method can again be performed on the new NDRS data request using the years since diagnosis, number of patients (number at risk), and overall survival variables.</w:t>
      </w:r>
    </w:p>
    <w:p w:rsidR="00000000" w:rsidDel="00000000" w:rsidP="00000000" w:rsidRDefault="00000000" w:rsidRPr="00000000" w14:paraId="0000015A">
      <w:pPr>
        <w:rPr/>
      </w:pPr>
      <w:r w:rsidDel="00000000" w:rsidR="00000000" w:rsidRPr="00000000">
        <w:rPr>
          <w:rtl w:val="0"/>
        </w:rPr>
        <w:t xml:space="preserve">Pragmatically, it would be most comprehensive to try both approaches to see if there is concordance as to the model fits that the survextrap() function produces, as well as whether it affects model convergence.</w:t>
      </w:r>
    </w:p>
    <w:p w:rsidR="00000000" w:rsidDel="00000000" w:rsidP="00000000" w:rsidRDefault="00000000" w:rsidRPr="00000000" w14:paraId="0000015B">
      <w:pPr>
        <w:rPr>
          <w:b w:val="1"/>
          <w:bCs w:val="1"/>
          <w:i w:val="1"/>
          <w:iCs w:val="1"/>
          <w:color w:val="3b1c52"/>
        </w:rPr>
      </w:pPr>
      <w:r w:rsidDel="00000000" w:rsidR="00000000" w:rsidRPr="00000000">
        <w:rPr>
          <w:b w:val="1"/>
          <w:bCs w:val="1"/>
          <w:i w:val="1"/>
          <w:iCs w:val="1"/>
          <w:color w:val="3b1c52"/>
          <w:rtl w:val="0"/>
        </w:rPr>
        <w:t xml:space="preserve">To be agreed: Both approaches to input survival data will be compared. </w:t>
      </w:r>
      <w:commentRangeStart w:id="5"/>
      <w:r w:rsidDel="00000000" w:rsidR="00000000" w:rsidRPr="00000000">
        <w:rPr>
          <w:b w:val="1"/>
          <w:bCs w:val="1"/>
          <w:i w:val="1"/>
          <w:iCs w:val="1"/>
          <w:color w:val="3b1c52"/>
          <w:rtl w:val="0"/>
        </w:rPr>
        <w:t xml:space="preserve">If they are seemingly equivalent,</w:t>
      </w:r>
      <w:commentRangeEnd w:id="5"/>
      <w:r w:rsidDel="00000000" w:rsidR="00000000" w:rsidRPr="00000000">
        <w:commentReference w:id="5"/>
      </w:r>
      <w:r w:rsidDel="00000000" w:rsidR="00000000" w:rsidRPr="00000000">
        <w:rPr>
          <w:b w:val="1"/>
          <w:bCs w:val="1"/>
          <w:i w:val="1"/>
          <w:iCs w:val="1"/>
          <w:color w:val="3b1c52"/>
          <w:rtl w:val="0"/>
        </w:rPr>
        <w:t xml:space="preserve"> the (2) aggregated data approaches will be used</w:t>
      </w:r>
    </w:p>
    <w:p w:rsidR="00000000" w:rsidDel="00000000" w:rsidP="00000000" w:rsidRDefault="00000000" w:rsidRPr="00000000" w14:paraId="0000015C">
      <w:pPr>
        <w:ind w:left="0" w:firstLine="0"/>
        <w:rPr>
          <w:b w:val="1"/>
          <w:bCs w:val="1"/>
          <w:i w:val="1"/>
          <w:iCs w:val="1"/>
          <w:color w:val="3b1c52"/>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pStyle w:val="Heading3"/>
        <w:numPr>
          <w:ilvl w:val="2"/>
          <w:numId w:val="1"/>
        </w:numPr>
        <w:ind w:left="2160" w:hanging="360"/>
        <w:rPr>
          <w:b w:val="1"/>
          <w:bCs w:val="1"/>
        </w:rPr>
      </w:pPr>
      <w:bookmarkStart w:colFirst="0" w:colLast="0" w:name="_brsha71d4jqt" w:id="11"/>
      <w:bookmarkEnd w:id="11"/>
      <w:commentRangeStart w:id="6"/>
      <w:r w:rsidDel="00000000" w:rsidR="00000000" w:rsidRPr="00000000">
        <w:rPr>
          <w:rtl w:val="0"/>
        </w:rPr>
        <w:t xml:space="preserve">Differential mortality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5F">
      <w:pPr>
        <w:ind w:firstLine="720"/>
        <w:rPr/>
      </w:pPr>
      <w:r w:rsidDel="00000000" w:rsidR="00000000" w:rsidRPr="00000000">
        <w:rPr>
          <w:rtl w:val="0"/>
        </w:rPr>
        <w:t xml:space="preserve">In the UK cost-effectiveness analysis decision problem, it is specified that we want to incorporate data on mortality associated with shedding vs non-shedding cancers. Previously, in the Modelled Mortality paper, scenarios in which the hazard ratio of death for a cfDNA+ tumour over a cfDNA- were applied to the 5-year net survival data used in that study, and it is proposed the same method is applied in this study.</w:t>
      </w:r>
      <w:hyperlink r:id="rId13">
        <w:r w:rsidDel="00000000" w:rsidR="00000000" w:rsidRPr="00000000">
          <w:rPr>
            <w:vertAlign w:val="superscript"/>
            <w:rtl w:val="0"/>
          </w:rPr>
          <w:t xml:space="preserve">14</w:t>
        </w:r>
      </w:hyperlink>
      <w:r w:rsidDel="00000000" w:rsidR="00000000" w:rsidRPr="00000000">
        <w:rPr>
          <w:rtl w:val="0"/>
        </w:rPr>
        <w:t xml:space="preserve"> The adjustment method uses the test sensitivity (for the cancer type and stage being looked at) and the hazard ratio of mortality to estimate survival for the cfDNA+ and cfDNA- sub-populations, ensuring that, given their proportions (based on test sensitivity), the combined population survival is preserved.</w:t>
      </w:r>
    </w:p>
    <w:p w:rsidR="00000000" w:rsidDel="00000000" w:rsidP="00000000" w:rsidRDefault="00000000" w:rsidRPr="00000000" w14:paraId="00000160">
      <w:pPr>
        <w:rPr>
          <w:b w:val="1"/>
          <w:bCs w:val="1"/>
          <w:i w:val="1"/>
          <w:iCs w:val="1"/>
          <w:color w:val="3b1c52"/>
        </w:rPr>
      </w:pPr>
      <w:r w:rsidDel="00000000" w:rsidR="00000000" w:rsidRPr="00000000">
        <w:rPr>
          <w:b w:val="1"/>
          <w:bCs w:val="1"/>
          <w:i w:val="1"/>
          <w:iCs w:val="1"/>
          <w:color w:val="3b1c52"/>
          <w:rtl w:val="0"/>
        </w:rPr>
        <w:t xml:space="preserve">To be agreed: The same method as previous will be used. The hazard ratio will apply for the full observed survival period, 10 years, without waning. </w:t>
      </w:r>
      <w:commentRangeStart w:id="7"/>
      <w:r w:rsidDel="00000000" w:rsidR="00000000" w:rsidRPr="00000000">
        <w:rPr>
          <w:b w:val="1"/>
          <w:bCs w:val="1"/>
          <w:i w:val="1"/>
          <w:iCs w:val="1"/>
          <w:color w:val="3b1c52"/>
          <w:rtl w:val="0"/>
        </w:rPr>
        <w:t xml:space="preserve">A singular hazard ratio should be chosen:</w:t>
      </w:r>
      <w:commentRangeEnd w:id="7"/>
      <w:r w:rsidDel="00000000" w:rsidR="00000000" w:rsidRPr="00000000">
        <w:commentReference w:id="7"/>
      </w:r>
      <w:r w:rsidDel="00000000" w:rsidR="00000000" w:rsidRPr="00000000">
        <w:rPr>
          <w:b w:val="1"/>
          <w:bCs w:val="1"/>
          <w:i w:val="1"/>
          <w:iCs w:val="1"/>
          <w:color w:val="3b1c52"/>
          <w:rtl w:val="0"/>
        </w:rPr>
        <w:t xml:space="preserve"> The hazard ratio between cancers with a CSD and no CSD from the 5-year follow-up of CCGA3 was estimated to be 1.67. </w:t>
      </w:r>
    </w:p>
    <w:p w:rsidR="00000000" w:rsidDel="00000000" w:rsidP="00000000" w:rsidRDefault="00000000" w:rsidRPr="00000000" w14:paraId="00000161">
      <w:pPr>
        <w:ind w:left="0" w:firstLine="0"/>
        <w:rPr>
          <w:b w:val="1"/>
          <w:bCs w:val="1"/>
          <w:i w:val="1"/>
          <w:iCs w:val="1"/>
          <w:color w:val="3b1c52"/>
        </w:rPr>
      </w:pPr>
      <w:r w:rsidDel="00000000" w:rsidR="00000000" w:rsidRPr="00000000">
        <w:rPr>
          <w:rtl w:val="0"/>
        </w:rPr>
      </w:r>
    </w:p>
    <w:p w:rsidR="00000000" w:rsidDel="00000000" w:rsidP="00000000" w:rsidRDefault="00000000" w:rsidRPr="00000000" w14:paraId="00000162">
      <w:pPr>
        <w:pStyle w:val="Heading3"/>
        <w:numPr>
          <w:ilvl w:val="2"/>
          <w:numId w:val="1"/>
        </w:numPr>
        <w:ind w:left="2160" w:hanging="360"/>
        <w:rPr>
          <w:b w:val="1"/>
          <w:bCs w:val="1"/>
        </w:rPr>
      </w:pPr>
      <w:bookmarkStart w:colFirst="0" w:colLast="0" w:name="_auzitwgc9wpj" w:id="12"/>
      <w:bookmarkEnd w:id="12"/>
      <w:r w:rsidDel="00000000" w:rsidR="00000000" w:rsidRPr="00000000">
        <w:rPr>
          <w:rtl w:val="0"/>
        </w:rPr>
        <w:t xml:space="preserve">Sensitivity analysis - </w:t>
      </w:r>
      <w:r w:rsidDel="00000000" w:rsidR="00000000" w:rsidRPr="00000000">
        <w:rPr>
          <w:rtl w:val="0"/>
        </w:rPr>
        <w:t xml:space="preserve">Cure assumption</w:t>
      </w:r>
      <w:r w:rsidDel="00000000" w:rsidR="00000000" w:rsidRPr="00000000">
        <w:rPr>
          <w:rtl w:val="0"/>
        </w:rPr>
      </w:r>
    </w:p>
    <w:p w:rsidR="00000000" w:rsidDel="00000000" w:rsidP="00000000" w:rsidRDefault="00000000" w:rsidRPr="00000000" w14:paraId="00000163">
      <w:pPr>
        <w:ind w:left="0" w:firstLine="720"/>
        <w:rPr/>
      </w:pPr>
      <w:r w:rsidDel="00000000" w:rsidR="00000000" w:rsidRPr="00000000">
        <w:rPr>
          <w:rtl w:val="0"/>
        </w:rPr>
        <w:t xml:space="preserve">The Bayesian flexible parametric survival model can be specified to run as a mixture cure model. In the US SEER YLL analysis, a mixture cure model was specified as the primary model, </w:t>
      </w:r>
      <w:commentRangeStart w:id="8"/>
      <w:r w:rsidDel="00000000" w:rsidR="00000000" w:rsidRPr="00000000">
        <w:rPr>
          <w:rtl w:val="0"/>
        </w:rPr>
        <w:t xml:space="preserve">with cure probability priors informed by prior work performed by Paradigm Support.</w:t>
      </w:r>
      <w:hyperlink r:id="rId14">
        <w:r w:rsidDel="00000000" w:rsidR="00000000" w:rsidRPr="00000000">
          <w:rPr>
            <w:vertAlign w:val="superscript"/>
            <w:rtl w:val="0"/>
          </w:rPr>
          <w:t xml:space="preserve">15</w:t>
        </w:r>
      </w:hyperlink>
      <w:commentRangeEnd w:id="8"/>
      <w:r w:rsidDel="00000000" w:rsidR="00000000" w:rsidRPr="00000000">
        <w:commentReference w:id="8"/>
      </w:r>
      <w:r w:rsidDel="00000000" w:rsidR="00000000" w:rsidRPr="00000000">
        <w:rPr>
          <w:rtl w:val="0"/>
        </w:rPr>
        <w:t xml:space="preserve"> In a sensitivity analysis, a normal non-mixture cure model was instead specified. It is proposed that a similar sensitivity analysis should be performed for this study. </w:t>
      </w:r>
    </w:p>
    <w:p w:rsidR="00000000" w:rsidDel="00000000" w:rsidP="00000000" w:rsidRDefault="00000000" w:rsidRPr="00000000" w14:paraId="00000164">
      <w:pPr>
        <w:ind w:left="0" w:firstLine="720"/>
        <w:rPr/>
      </w:pPr>
      <w:r w:rsidDel="00000000" w:rsidR="00000000" w:rsidRPr="00000000">
        <w:rPr>
          <w:rtl w:val="0"/>
        </w:rPr>
        <w:t xml:space="preserve">Below for interest, resulting life expectancy estimates for the two model specifications are shown across age and sex strata for lung cancer. Generally, the mixture-cure specification produced higher estimates of life expectancy, with the difference often greater at younger ages and lower stages. This may reflect the particular cure probabilities used as priors, or a common difference when using mixture-cure models. </w:t>
      </w:r>
    </w:p>
    <w:p w:rsidR="00000000" w:rsidDel="00000000" w:rsidP="00000000" w:rsidRDefault="00000000" w:rsidRPr="00000000" w14:paraId="00000165">
      <w:pPr>
        <w:rPr/>
      </w:pPr>
      <w:r w:rsidDel="00000000" w:rsidR="00000000" w:rsidRPr="00000000">
        <w:rPr>
          <w:b w:val="1"/>
          <w:bCs w:val="1"/>
          <w:i w:val="1"/>
          <w:iCs w:val="1"/>
          <w:color w:val="3b1c52"/>
          <w:rtl w:val="0"/>
        </w:rPr>
        <w:t xml:space="preserve">To be agreed: </w:t>
      </w:r>
      <w:commentRangeStart w:id="9"/>
      <w:r w:rsidDel="00000000" w:rsidR="00000000" w:rsidRPr="00000000">
        <w:rPr>
          <w:b w:val="1"/>
          <w:bCs w:val="1"/>
          <w:i w:val="1"/>
          <w:iCs w:val="1"/>
          <w:color w:val="3b1c52"/>
          <w:rtl w:val="0"/>
        </w:rPr>
        <w:t xml:space="preserve">Which specification should be our primary analysis and which should be a sensitivity analysis</w:t>
      </w:r>
      <w:commentRangeEnd w:id="9"/>
      <w:r w:rsidDel="00000000" w:rsidR="00000000" w:rsidRPr="00000000">
        <w:commentReference w:id="9"/>
      </w:r>
      <w:r w:rsidDel="00000000" w:rsidR="00000000" w:rsidRPr="00000000">
        <w:rPr>
          <w:b w:val="1"/>
          <w:bCs w:val="1"/>
          <w:i w:val="1"/>
          <w:iCs w:val="1"/>
          <w:color w:val="3b1c52"/>
          <w:rtl w:val="0"/>
        </w:rPr>
        <w:t xml:space="preserve">. For the sensitivity analysis, should this be performed for a few cancer types or all.</w:t>
      </w: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drawing>
          <wp:inline distB="114300" distT="114300" distL="114300" distR="114300">
            <wp:extent cx="5943600" cy="35687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pStyle w:val="Heading3"/>
        <w:numPr>
          <w:ilvl w:val="2"/>
          <w:numId w:val="1"/>
        </w:numPr>
        <w:ind w:left="2160" w:hanging="360"/>
        <w:rPr>
          <w:b w:val="1"/>
          <w:bCs w:val="1"/>
        </w:rPr>
      </w:pPr>
      <w:bookmarkStart w:colFirst="0" w:colLast="0" w:name="_amre6elp9fxb" w:id="13"/>
      <w:bookmarkEnd w:id="13"/>
      <w:r w:rsidDel="00000000" w:rsidR="00000000" w:rsidRPr="00000000">
        <w:rPr>
          <w:rtl w:val="0"/>
        </w:rPr>
        <w:t xml:space="preserve">Sensitivity analysis - period of diagnosis</w:t>
      </w:r>
    </w:p>
    <w:p w:rsidR="00000000" w:rsidDel="00000000" w:rsidP="00000000" w:rsidRDefault="00000000" w:rsidRPr="00000000" w14:paraId="0000016A">
      <w:pPr>
        <w:ind w:left="0" w:firstLine="0"/>
        <w:rPr/>
      </w:pPr>
      <w:r w:rsidDel="00000000" w:rsidR="00000000" w:rsidRPr="00000000">
        <w:rPr>
          <w:rtl w:val="0"/>
        </w:rPr>
        <w:tab/>
        <w:t xml:space="preserve">As well as requesting overall survival data for patients diagnosed between 2013-2022, two sub-periods were also specified; 2013-2017 and 2018-2022. The first sub-period will have overall survival data up to 10-years post-diagnosis, whilst the later sub-period will have up to 5-years. To identify potential period effects, as a sensitivity analysis it is proposed that, at least for some cancer types, life expectancy estimates are generated based on the </w:t>
      </w:r>
      <w:commentRangeStart w:id="10"/>
      <w:r w:rsidDel="00000000" w:rsidR="00000000" w:rsidRPr="00000000">
        <w:rPr>
          <w:rtl w:val="0"/>
        </w:rPr>
        <w:t xml:space="preserve">two sub-period overall survival data</w:t>
      </w:r>
      <w:commentRangeEnd w:id="10"/>
      <w:r w:rsidDel="00000000" w:rsidR="00000000" w:rsidRPr="00000000">
        <w:commentReference w:id="10"/>
      </w:r>
      <w:r w:rsidDel="00000000" w:rsidR="00000000" w:rsidRPr="00000000">
        <w:rPr>
          <w:rtl w:val="0"/>
        </w:rPr>
        <w:t xml:space="preserve">. This raises the questions of what is the appropriate life table to inform expected survival - should an early life table be used for the 201</w:t>
      </w:r>
      <w:ins w:author="Libby Ellis" w:id="4" w:date="2025-09-15T14:10:21Z">
        <w:r w:rsidDel="00000000" w:rsidR="00000000" w:rsidRPr="00000000">
          <w:rPr>
            <w:rtl w:val="0"/>
          </w:rPr>
          <w:t xml:space="preserve">3</w:t>
        </w:r>
      </w:ins>
      <w:del w:author="Libby Ellis" w:id="4" w:date="2025-09-15T14:10:21Z">
        <w:r w:rsidDel="00000000" w:rsidR="00000000" w:rsidRPr="00000000">
          <w:rPr>
            <w:rtl w:val="0"/>
          </w:rPr>
          <w:delText xml:space="preserve">2</w:delText>
        </w:r>
      </w:del>
      <w:r w:rsidDel="00000000" w:rsidR="00000000" w:rsidRPr="00000000">
        <w:rPr>
          <w:rtl w:val="0"/>
        </w:rPr>
        <w:t xml:space="preserve">-17 sub-period.</w:t>
      </w:r>
    </w:p>
    <w:p w:rsidR="00000000" w:rsidDel="00000000" w:rsidP="00000000" w:rsidRDefault="00000000" w:rsidRPr="00000000" w14:paraId="0000016B">
      <w:pPr>
        <w:rPr>
          <w:b w:val="1"/>
          <w:bCs w:val="1"/>
          <w:i w:val="1"/>
          <w:iCs w:val="1"/>
          <w:color w:val="3b1c52"/>
        </w:rPr>
      </w:pPr>
      <w:r w:rsidDel="00000000" w:rsidR="00000000" w:rsidRPr="00000000">
        <w:rPr>
          <w:b w:val="1"/>
          <w:bCs w:val="1"/>
          <w:i w:val="1"/>
          <w:iCs w:val="1"/>
          <w:color w:val="3b1c52"/>
          <w:rtl w:val="0"/>
        </w:rPr>
        <w:t xml:space="preserve">To be agreed: Whether a sensitivity analysis should be performed to create life expectancy estimates for the different sub-period. </w:t>
      </w:r>
      <w:commentRangeStart w:id="11"/>
      <w:r w:rsidDel="00000000" w:rsidR="00000000" w:rsidRPr="00000000">
        <w:rPr>
          <w:b w:val="1"/>
          <w:bCs w:val="1"/>
          <w:i w:val="1"/>
          <w:iCs w:val="1"/>
          <w:color w:val="3b1c52"/>
          <w:rtl w:val="0"/>
        </w:rPr>
        <w:t xml:space="preserve">It is suggested the six following cancers are looked at: breast, colorectal, head and neck, lung, lymphoma, and prostate</w:t>
      </w:r>
      <w:commentRangeEnd w:id="11"/>
      <w:r w:rsidDel="00000000" w:rsidR="00000000" w:rsidRPr="00000000">
        <w:commentReference w:id="11"/>
      </w:r>
      <w:r w:rsidDel="00000000" w:rsidR="00000000" w:rsidRPr="00000000">
        <w:rPr>
          <w:b w:val="1"/>
          <w:bCs w:val="1"/>
          <w:i w:val="1"/>
          <w:iCs w:val="1"/>
          <w:color w:val="3b1c52"/>
          <w:rtl w:val="0"/>
        </w:rPr>
        <w:t xml:space="preserve">. </w:t>
      </w:r>
      <w:commentRangeStart w:id="12"/>
      <w:r w:rsidDel="00000000" w:rsidR="00000000" w:rsidRPr="00000000">
        <w:rPr>
          <w:b w:val="1"/>
          <w:bCs w:val="1"/>
          <w:i w:val="1"/>
          <w:iCs w:val="1"/>
          <w:color w:val="3b1c52"/>
          <w:rtl w:val="0"/>
        </w:rPr>
        <w:t xml:space="preserve">Which life tables are the most pertinent for providing expected survival.</w:t>
      </w:r>
      <w:commentRangeEnd w:id="12"/>
      <w:r w:rsidDel="00000000" w:rsidR="00000000" w:rsidRPr="00000000">
        <w:commentReference w:id="12"/>
      </w:r>
      <w:r w:rsidDel="00000000" w:rsidR="00000000" w:rsidRPr="00000000">
        <w:rPr>
          <w:b w:val="1"/>
          <w:bCs w:val="1"/>
          <w:i w:val="1"/>
          <w:iCs w:val="1"/>
          <w:color w:val="3b1c52"/>
          <w:rtl w:val="0"/>
        </w:rPr>
        <w:t xml:space="preserve"> </w:t>
      </w:r>
    </w:p>
    <w:p w:rsidR="00000000" w:rsidDel="00000000" w:rsidP="00000000" w:rsidRDefault="00000000" w:rsidRPr="00000000" w14:paraId="0000016C">
      <w:pPr>
        <w:pStyle w:val="Heading1"/>
        <w:ind w:left="0" w:firstLine="0"/>
        <w:rPr/>
      </w:pPr>
      <w:bookmarkStart w:colFirst="0" w:colLast="0" w:name="_d0lnedm6jh9c" w:id="14"/>
      <w:bookmarkEnd w:id="14"/>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numPr>
          <w:ilvl w:val="0"/>
          <w:numId w:val="1"/>
        </w:numPr>
        <w:rPr>
          <w:b w:val="1"/>
          <w:bCs w:val="1"/>
          <w:sz w:val="32"/>
          <w:szCs w:val="32"/>
        </w:rPr>
      </w:pPr>
      <w:bookmarkStart w:colFirst="0" w:colLast="0" w:name="_odgscb13h2jz" w:id="15"/>
      <w:bookmarkEnd w:id="15"/>
      <w:r w:rsidDel="00000000" w:rsidR="00000000" w:rsidRPr="00000000">
        <w:rPr>
          <w:rtl w:val="0"/>
        </w:rPr>
        <w:t xml:space="preserve">Code overview</w:t>
      </w:r>
    </w:p>
    <w:p w:rsidR="00000000" w:rsidDel="00000000" w:rsidP="00000000" w:rsidRDefault="00000000" w:rsidRPr="00000000" w14:paraId="0000016E">
      <w:pPr>
        <w:ind w:firstLine="720"/>
        <w:rPr/>
      </w:pPr>
      <w:r w:rsidDel="00000000" w:rsidR="00000000" w:rsidRPr="00000000">
        <w:rPr>
          <w:rtl w:val="0"/>
        </w:rPr>
        <w:t xml:space="preserve">The code for this analysis is written in R. There are four analysis scripts, five function scripts, and an input data folder.  The data folder will contain the overall survival data received from NDRS (it currently contains the 5-year net survival data for the code review), the chosen life table(s) (for code review 2017-2019), and test sensitivity by cancer type and stage from CCGA3 (used in the differential mortality estimation).</w:t>
      </w:r>
    </w:p>
    <w:p w:rsidR="00000000" w:rsidDel="00000000" w:rsidP="00000000" w:rsidRDefault="00000000" w:rsidRPr="00000000" w14:paraId="0000016F">
      <w:pPr>
        <w:ind w:firstLine="720"/>
        <w:rPr/>
      </w:pPr>
      <w:r w:rsidDel="00000000" w:rsidR="00000000" w:rsidRPr="00000000">
        <w:rPr>
          <w:rtl w:val="0"/>
        </w:rPr>
        <w:t xml:space="preserve">The first analysis script, </w:t>
      </w:r>
      <w:r w:rsidDel="00000000" w:rsidR="00000000" w:rsidRPr="00000000">
        <w:rPr>
          <w:b w:val="1"/>
          <w:bCs w:val="1"/>
          <w:i w:val="1"/>
          <w:iCs w:val="1"/>
          <w:rtl w:val="0"/>
        </w:rPr>
        <w:t xml:space="preserve">01_prep_surv.R</w:t>
      </w:r>
      <w:r w:rsidDel="00000000" w:rsidR="00000000" w:rsidRPr="00000000">
        <w:rPr>
          <w:rtl w:val="0"/>
        </w:rPr>
        <w:t xml:space="preserve">, prepares the data. It begins by loading in the functions and data files. Next, the spline-based interpolation of the 1-year central mortality rates and life expectancy is performed. The below figure presents the 1-year interval hazard and mortality (purple points) from the 2017-19 English life table with the resulting cubic spline (gold line). Ultimately, the difference between mortality hazards and life expectancy between each year of attained age is minimal, therefore performing the interpolation and using the exact mid-point is unlikely to make much of a difference compared with for instance using the 3 year interval point e.g. 53yrs for the 50-54 age band. </w:t>
      </w:r>
    </w:p>
    <w:p w:rsidR="00000000" w:rsidDel="00000000" w:rsidP="00000000" w:rsidRDefault="00000000" w:rsidRPr="00000000" w14:paraId="00000170">
      <w:pPr>
        <w:ind w:left="0" w:firstLine="0"/>
        <w:rPr/>
      </w:pPr>
      <w:r w:rsidDel="00000000" w:rsidR="00000000" w:rsidRPr="00000000">
        <w:rPr/>
        <w:drawing>
          <wp:inline distB="114300" distT="114300" distL="114300" distR="114300">
            <wp:extent cx="4974361" cy="2957513"/>
            <wp:effectExtent b="0" l="0" r="0" t="0"/>
            <wp:docPr id="2" name="image2.png"/>
            <a:graphic>
              <a:graphicData uri="http://schemas.openxmlformats.org/drawingml/2006/picture">
                <pic:pic>
                  <pic:nvPicPr>
                    <pic:cNvPr id="0" name="image2.png"/>
                    <pic:cNvPicPr preferRelativeResize="0"/>
                  </pic:nvPicPr>
                  <pic:blipFill>
                    <a:blip r:embed="rId16"/>
                    <a:srcRect b="2557" l="0" r="0" t="2557"/>
                    <a:stretch>
                      <a:fillRect/>
                    </a:stretch>
                  </pic:blipFill>
                  <pic:spPr>
                    <a:xfrm>
                      <a:off x="0" y="0"/>
                      <a:ext cx="4974361"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An element of data cleaning is then performed on the survival data which is specific to the net survival data currently read in, and therefore is likely to be changed when the new overall survival data is obtained. The differential mortality procedure is then performed using the </w:t>
      </w:r>
      <w:r w:rsidDel="00000000" w:rsidR="00000000" w:rsidRPr="00000000">
        <w:rPr>
          <w:b w:val="1"/>
          <w:bCs w:val="1"/>
          <w:i w:val="1"/>
          <w:iCs w:val="1"/>
          <w:rtl w:val="0"/>
        </w:rPr>
        <w:t xml:space="preserve">f_derive_surv_cfDNAstatus()</w:t>
      </w:r>
      <w:r w:rsidDel="00000000" w:rsidR="00000000" w:rsidRPr="00000000">
        <w:rPr>
          <w:rtl w:val="0"/>
        </w:rPr>
        <w:t xml:space="preserve"> function contained in the equivalent named function script. In the function, each aggregated overall survival point, i.e. the overall survival at time 0.083, 0.167, etc, is split into an overall survival estimate for the cfDNA- patients and cfDNA+patients. This is done first for cfDNA- patients through optimising (finding the minimum) of the following function with respect to X over the interval [0, 1]:</w:t>
      </w:r>
    </w:p>
    <w:p w:rsidR="00000000" w:rsidDel="00000000" w:rsidP="00000000" w:rsidRDefault="00000000" w:rsidRPr="00000000" w14:paraId="00000173">
      <w:pPr>
        <w:rPr/>
      </w:pPr>
      <w:r w:rsidDel="00000000" w:rsidR="00000000" w:rsidRPr="00000000">
        <w:rPr>
          <w:rtl w:val="0"/>
        </w:rPr>
        <w:t xml:space="preserve">  </w:t>
      </w:r>
      <m:oMath>
        <m:sSup>
          <m:sSupPr>
            <m:ctrlPr>
              <w:rPr/>
            </m:ctrlPr>
          </m:sSupPr>
          <m:e>
            <m:r>
              <w:rPr/>
              <m:t xml:space="preserve">(</m:t>
            </m:r>
            <m:sSup>
              <m:sSupPr>
                <m:ctrlPr>
                  <w:rPr/>
                </m:ctrlPr>
              </m:sSupPr>
              <m:e>
                <m:r>
                  <w:rPr/>
                  <m:t xml:space="preserve">X</m:t>
                </m:r>
              </m:e>
              <m:sup>
                <m:r>
                  <w:rPr/>
                  <m:t xml:space="preserve">HR</m:t>
                </m:r>
              </m:sup>
            </m:sSup>
            <m:r>
              <w:rPr/>
              <m:t xml:space="preserve">* cfDNA detection rate) + X*(1- cfDNA detection rate)-OS)</m:t>
            </m:r>
          </m:e>
          <m:sup>
            <m:r>
              <w:rPr/>
              <m:t xml:space="preserve">2</m:t>
            </m:r>
          </m:sup>
        </m:sSup>
      </m:oMath>
      <w:r w:rsidDel="00000000" w:rsidR="00000000" w:rsidRPr="00000000">
        <w:rPr>
          <w:rtl w:val="0"/>
        </w:rPr>
        <w:t xml:space="preserve"> </w:t>
      </w:r>
    </w:p>
    <w:p w:rsidR="00000000" w:rsidDel="00000000" w:rsidP="00000000" w:rsidRDefault="00000000" w:rsidRPr="00000000" w14:paraId="00000174">
      <w:pPr>
        <w:ind w:firstLine="720"/>
        <w:rPr/>
      </w:pPr>
      <w:r w:rsidDel="00000000" w:rsidR="00000000" w:rsidRPr="00000000">
        <w:rPr>
          <w:rtl w:val="0"/>
        </w:rPr>
        <w:t xml:space="preserve">Where:</w:t>
      </w:r>
    </w:p>
    <w:p w:rsidR="00000000" w:rsidDel="00000000" w:rsidP="00000000" w:rsidRDefault="00000000" w:rsidRPr="00000000" w14:paraId="00000175">
      <w:pPr>
        <w:ind w:left="720" w:firstLine="720"/>
        <w:rPr/>
      </w:pPr>
      <w:r w:rsidDel="00000000" w:rsidR="00000000" w:rsidRPr="00000000">
        <w:rPr>
          <w:rtl w:val="0"/>
        </w:rPr>
        <w:t xml:space="preserve"> </w:t>
      </w:r>
      <m:oMath>
        <m:r>
          <w:rPr/>
          <m:t xml:space="preserve">X=overall survival to be calculated</m:t>
        </m:r>
        <m:sSub>
          <m:sSubPr>
            <m:ctrlPr>
              <w:rPr/>
            </m:ctrlPr>
          </m:sSubPr>
          <m:e>
            <m:r>
              <w:rPr/>
              <m:t xml:space="preserve">, OS</m:t>
            </m:r>
          </m:e>
          <m:sub>
            <m:r>
              <w:rPr/>
              <m:t xml:space="preserve">cfDNA-</m:t>
            </m:r>
          </m:sub>
        </m:sSub>
      </m:oMath>
      <w:r w:rsidDel="00000000" w:rsidR="00000000" w:rsidRPr="00000000">
        <w:rPr>
          <w:rtl w:val="0"/>
        </w:rPr>
      </w:r>
    </w:p>
    <w:p w:rsidR="00000000" w:rsidDel="00000000" w:rsidP="00000000" w:rsidRDefault="00000000" w:rsidRPr="00000000" w14:paraId="00000176">
      <w:pPr>
        <w:ind w:left="720" w:firstLine="720"/>
        <w:rPr/>
      </w:pPr>
      <w:r w:rsidDel="00000000" w:rsidR="00000000" w:rsidRPr="00000000">
        <w:rPr>
          <w:rtl w:val="0"/>
        </w:rPr>
        <w:t xml:space="preserve"> </w:t>
      </w:r>
      <m:oMath>
        <m:r>
          <w:rPr/>
          <m:t xml:space="preserve">HR= the hazard ratio of mortality </m:t>
        </m:r>
      </m:oMath>
      <w:r w:rsidDel="00000000" w:rsidR="00000000" w:rsidRPr="00000000">
        <w:rPr>
          <w:rtl w:val="0"/>
        </w:rPr>
      </w:r>
    </w:p>
    <w:p w:rsidR="00000000" w:rsidDel="00000000" w:rsidP="00000000" w:rsidRDefault="00000000" w:rsidRPr="00000000" w14:paraId="00000177">
      <w:pPr>
        <w:ind w:left="720" w:firstLine="720"/>
        <w:rPr/>
      </w:pPr>
      <m:oMath>
        <m:r>
          <w:rPr/>
          <m:t xml:space="preserve">cfDNA detection rate = test sensitivity for the cancer type and stage</m:t>
        </m:r>
      </m:oMath>
      <w:r w:rsidDel="00000000" w:rsidR="00000000" w:rsidRPr="00000000">
        <w:rPr>
          <w:rtl w:val="0"/>
        </w:rPr>
      </w:r>
    </w:p>
    <w:p w:rsidR="00000000" w:rsidDel="00000000" w:rsidP="00000000" w:rsidRDefault="00000000" w:rsidRPr="00000000" w14:paraId="00000178">
      <w:pPr>
        <w:ind w:left="720" w:firstLine="720"/>
        <w:rPr>
          <w:rFonts w:ascii="Arial" w:cs="Arial" w:eastAsia="Arial" w:hAnsi="Arial"/>
          <w:color w:val="545d7e"/>
          <w:highlight w:val="white"/>
        </w:rPr>
      </w:pPr>
      <m:oMath>
        <m:r>
          <w:rPr/>
          <m:t xml:space="preserve">OS=The observed whole group overall survival</m:t>
        </m:r>
      </m:oMath>
      <w:r w:rsidDel="00000000" w:rsidR="00000000" w:rsidRPr="00000000">
        <w:rPr>
          <w:rtl w:val="0"/>
        </w:rPr>
      </w:r>
    </w:p>
    <w:p w:rsidR="00000000" w:rsidDel="00000000" w:rsidP="00000000" w:rsidRDefault="00000000" w:rsidRPr="00000000" w14:paraId="00000179">
      <w:pPr>
        <w:ind w:firstLine="0"/>
        <w:rPr/>
      </w:pPr>
      <w:r w:rsidDel="00000000" w:rsidR="00000000" w:rsidRPr="00000000">
        <w:rPr>
          <w:rtl w:val="0"/>
        </w:rPr>
        <w:t xml:space="preserve">The overall survival is then estimated for the cfDNA+ group by assuming proportional hazards between the two groups:</w:t>
      </w:r>
    </w:p>
    <w:p w:rsidR="00000000" w:rsidDel="00000000" w:rsidP="00000000" w:rsidRDefault="00000000" w:rsidRPr="00000000" w14:paraId="0000017A">
      <w:pPr>
        <w:ind w:left="720" w:firstLine="0"/>
        <w:rPr/>
      </w:pPr>
      <m:oMath>
        <m:sSub>
          <m:sSubPr>
            <m:ctrlPr>
              <w:rPr/>
            </m:ctrlPr>
          </m:sSubPr>
          <m:e>
            <m:sSub>
              <m:sSubPr>
                <m:ctrlPr>
                  <w:rPr/>
                </m:ctrlPr>
              </m:sSubPr>
              <m:e>
                <m:r>
                  <w:rPr/>
                  <m:t xml:space="preserve">OS</m:t>
                </m:r>
              </m:e>
              <m:sub>
                <m:r>
                  <w:rPr/>
                  <m:t xml:space="preserve">cfDNA+</m:t>
                </m:r>
              </m:sub>
            </m:sSub>
            <m:r>
              <w:rPr/>
              <m:t xml:space="preserve"> = </m:t>
            </m:r>
            <m:sSup>
              <m:sSupPr>
                <m:ctrlPr>
                  <w:rPr/>
                </m:ctrlPr>
              </m:sSupPr>
              <m:e>
                <m:sSub>
                  <m:sSubPr>
                    <m:ctrlPr>
                      <w:rPr/>
                    </m:ctrlPr>
                  </m:sSubPr>
                  <m:e>
                    <m:r>
                      <w:rPr/>
                      <m:t xml:space="preserve">OS</m:t>
                    </m:r>
                  </m:e>
                  <m:sub>
                    <m:r>
                      <w:rPr/>
                      <m:t xml:space="preserve">cfDNA-</m:t>
                    </m:r>
                  </m:sub>
                </m:sSub>
              </m:e>
              <m:sup>
                <m:r>
                  <w:rPr/>
                  <m:t xml:space="preserve">HR</m:t>
                </m:r>
              </m:sup>
            </m:sSup>
          </m:e>
          <m:sub/>
        </m:sSub>
      </m:oMath>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t xml:space="preserve">In the script, the differential survival is then plotted to allow for checking. Below is an example using the net survival data.</w:t>
      </w:r>
    </w:p>
    <w:p w:rsidR="00000000" w:rsidDel="00000000" w:rsidP="00000000" w:rsidRDefault="00000000" w:rsidRPr="00000000" w14:paraId="0000017C">
      <w:pPr>
        <w:ind w:left="0" w:firstLine="0"/>
        <w:rPr/>
      </w:pPr>
      <w:r w:rsidDel="00000000" w:rsidR="00000000" w:rsidRPr="00000000">
        <w:rPr/>
        <w:drawing>
          <wp:inline distB="114300" distT="114300" distL="114300" distR="114300">
            <wp:extent cx="5943600" cy="8915400"/>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firstLine="0"/>
        <w:rPr/>
      </w:pPr>
      <w:r w:rsidDel="00000000" w:rsidR="00000000" w:rsidRPr="00000000">
        <w:rPr>
          <w:rtl w:val="0"/>
        </w:rPr>
      </w:r>
    </w:p>
    <w:p w:rsidR="00000000" w:rsidDel="00000000" w:rsidP="00000000" w:rsidRDefault="00000000" w:rsidRPr="00000000" w14:paraId="0000017E">
      <w:pPr>
        <w:ind w:firstLine="720"/>
        <w:rPr/>
      </w:pPr>
      <w:r w:rsidDel="00000000" w:rsidR="00000000" w:rsidRPr="00000000">
        <w:rPr>
          <w:rtl w:val="0"/>
        </w:rPr>
        <w:t xml:space="preserve">Now the data is prepared, the </w:t>
      </w:r>
      <w:r w:rsidDel="00000000" w:rsidR="00000000" w:rsidRPr="00000000">
        <w:rPr>
          <w:b w:val="1"/>
          <w:bCs w:val="1"/>
          <w:i w:val="1"/>
          <w:iCs w:val="1"/>
          <w:rtl w:val="0"/>
        </w:rPr>
        <w:t xml:space="preserve">02_analysis_M_spline_splitbysite.R </w:t>
      </w:r>
      <w:r w:rsidDel="00000000" w:rsidR="00000000" w:rsidRPr="00000000">
        <w:rPr>
          <w:rtl w:val="0"/>
        </w:rPr>
        <w:t xml:space="preserve">analysis script performs the life expectancy estimation. Life expectancy estimates will be produced for a large number of patient presentations. For lung cancer, for instance, separate life expectancies will be estimated for the exhaustive combination of each age group (10 categories: 40-45:85+), stages (I:IV), sexes (female, male), and hazard ratio X cfDNA status (No HR, HR cfDNA+, HR cfDNA-). This totals 10*4*2*3 = 240 combinations for lung alone.</w:t>
      </w:r>
    </w:p>
    <w:p w:rsidR="00000000" w:rsidDel="00000000" w:rsidP="00000000" w:rsidRDefault="00000000" w:rsidRPr="00000000" w14:paraId="0000017F">
      <w:pPr>
        <w:ind w:firstLine="720"/>
        <w:rPr/>
      </w:pPr>
      <w:r w:rsidDel="00000000" w:rsidR="00000000" w:rsidRPr="00000000">
        <w:rPr>
          <w:rtl w:val="0"/>
        </w:rPr>
        <w:t xml:space="preserve">Given the computational load of doing this, to minimise the potential for computer crashes to lose work the script splits the survival dataframe into different cancer types. Then for each cancer type, there is repetition of the same chunk of code, e.g. for anal cancer:</w:t>
      </w:r>
    </w:p>
    <w:p w:rsidR="00000000" w:rsidDel="00000000" w:rsidP="00000000" w:rsidRDefault="00000000" w:rsidRPr="00000000" w14:paraId="00000180">
      <w:pPr>
        <w:spacing w:after="0" w:lineRule="auto"/>
        <w:rPr/>
      </w:pPr>
      <w:r w:rsidDel="00000000" w:rsidR="00000000" w:rsidRPr="00000000">
        <w:rPr>
          <w:rtl w:val="0"/>
        </w:rPr>
      </w:r>
    </w:p>
    <w:p w:rsidR="00000000" w:rsidDel="00000000" w:rsidP="00000000" w:rsidRDefault="00000000" w:rsidRPr="00000000" w14:paraId="00000181">
      <w:pPr>
        <w:ind w:firstLine="0"/>
        <w:rPr>
          <w:rFonts w:ascii="Roboto Mono" w:cs="Roboto Mono" w:eastAsia="Roboto Mono" w:hAnsi="Roboto Mono"/>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2">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df_surv_byHR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filter(NCRAS_Draw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183">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mutate(across(where(is.factor),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as.character))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tl w:val="0"/>
        </w:rPr>
      </w:r>
    </w:p>
    <w:p w:rsidR="00000000" w:rsidDel="00000000" w:rsidP="00000000" w:rsidRDefault="00000000" w:rsidRPr="00000000" w14:paraId="00000184">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mutate(across(where(is.character),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as.factor))</w:t>
      </w:r>
      <w:r w:rsidDel="00000000" w:rsidR="00000000" w:rsidRPr="00000000">
        <w:rPr>
          <w:rtl w:val="0"/>
        </w:rPr>
      </w:r>
    </w:p>
    <w:p w:rsidR="00000000" w:rsidDel="00000000" w:rsidP="00000000" w:rsidRDefault="00000000" w:rsidRPr="00000000" w14:paraId="00000185">
      <w:pPr>
        <w:ind w:firstLine="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6">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l_res_anus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188038"/>
          <w:sz w:val="18"/>
          <w:szCs w:val="18"/>
          <w:u w:val="single"/>
          <w:rtl w:val="0"/>
        </w:rPr>
        <w:t xml:space="preserve">map</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188038"/>
          <w:sz w:val="18"/>
          <w:szCs w:val="18"/>
          <w:u w:val="single"/>
          <w:rtl w:val="0"/>
        </w:rPr>
        <w:t xml:space="preserve">split</w:t>
      </w:r>
      <w:r w:rsidDel="00000000" w:rsidR="00000000" w:rsidRPr="00000000">
        <w:rPr>
          <w:rFonts w:ascii="Roboto Mono" w:cs="Roboto Mono" w:eastAsia="Roboto Mono" w:hAnsi="Roboto Mono"/>
          <w:color w:val="188038"/>
          <w:sz w:val="18"/>
          <w:szCs w:val="18"/>
          <w:rtl w:val="0"/>
        </w:rPr>
        <w:t xml:space="preserve">(temp,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list(Sex,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cfDNA_status)),</w:t>
      </w:r>
      <w:r w:rsidDel="00000000" w:rsidR="00000000" w:rsidRPr="00000000">
        <w:rPr>
          <w:rtl w:val="0"/>
        </w:rPr>
      </w:r>
    </w:p>
    <w:p w:rsidR="00000000" w:rsidDel="00000000" w:rsidP="00000000" w:rsidRDefault="00000000" w:rsidRPr="00000000" w14:paraId="00000187">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188038"/>
          <w:sz w:val="18"/>
          <w:szCs w:val="18"/>
          <w:u w:val="single"/>
          <w:rtl w:val="0"/>
        </w:rPr>
        <w:t xml:space="preserve">safely</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b w:val="1"/>
          <w:bCs w:val="1"/>
          <w:color w:val="188038"/>
          <w:sz w:val="18"/>
          <w:szCs w:val="18"/>
          <w:u w:val="single"/>
          <w:rtl w:val="0"/>
        </w:rPr>
        <w:t xml:space="preserve">f_life_exp</w:t>
      </w:r>
      <w:r w:rsidDel="00000000" w:rsidR="00000000" w:rsidRPr="00000000">
        <w:rPr>
          <w:rFonts w:ascii="Roboto Mono" w:cs="Roboto Mono" w:eastAsia="Roboto Mono" w:hAnsi="Roboto Mono"/>
          <w:color w:val="188038"/>
          <w:sz w:val="18"/>
          <w:szCs w:val="18"/>
          <w:rtl w:val="0"/>
        </w:rPr>
        <w:t xml:space="preserve">(survival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tl w:val="0"/>
        </w:rPr>
      </w:r>
    </w:p>
    <w:p w:rsidR="00000000" w:rsidDel="00000000" w:rsidP="00000000" w:rsidRDefault="00000000" w:rsidRPr="00000000" w14:paraId="00000188">
      <w:pPr>
        <w:ind w:firstLine="0"/>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include_additive_hzds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p>
    <w:p w:rsidR="00000000" w:rsidDel="00000000" w:rsidP="00000000" w:rsidRDefault="00000000" w:rsidRPr="00000000" w14:paraId="00000189">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include_cure_fraction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specify_cure,</w:t>
      </w:r>
      <w:r w:rsidDel="00000000" w:rsidR="00000000" w:rsidRPr="00000000">
        <w:rPr>
          <w:rtl w:val="0"/>
        </w:rPr>
      </w:r>
    </w:p>
    <w:p w:rsidR="00000000" w:rsidDel="00000000" w:rsidP="00000000" w:rsidRDefault="00000000" w:rsidRPr="00000000" w14:paraId="0000018A">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plotsurvhz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tl w:val="0"/>
        </w:rPr>
      </w:r>
    </w:p>
    <w:p w:rsidR="00000000" w:rsidDel="00000000" w:rsidP="00000000" w:rsidRDefault="00000000" w:rsidRPr="00000000" w14:paraId="0000018B">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survextrap_add_knotts_interval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w:t>
      </w:r>
      <w:r w:rsidDel="00000000" w:rsidR="00000000" w:rsidRPr="00000000">
        <w:rPr>
          <w:rtl w:val="0"/>
        </w:rPr>
      </w:r>
    </w:p>
    <w:p w:rsidR="00000000" w:rsidDel="00000000" w:rsidP="00000000" w:rsidRDefault="00000000" w:rsidRPr="00000000" w14:paraId="0000018C">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survextrap_fit_method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specify_method,</w:t>
      </w:r>
      <w:r w:rsidDel="00000000" w:rsidR="00000000" w:rsidRPr="00000000">
        <w:rPr>
          <w:rtl w:val="0"/>
        </w:rPr>
      </w:r>
    </w:p>
    <w:p w:rsidR="00000000" w:rsidDel="00000000" w:rsidP="00000000" w:rsidRDefault="00000000" w:rsidRPr="00000000" w14:paraId="0000018D">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survextrap_niter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specify_n_interation)))</w:t>
      </w:r>
      <w:r w:rsidDel="00000000" w:rsidR="00000000" w:rsidRPr="00000000">
        <w:rPr>
          <w:rtl w:val="0"/>
        </w:rPr>
      </w:r>
    </w:p>
    <w:p w:rsidR="00000000" w:rsidDel="00000000" w:rsidP="00000000" w:rsidRDefault="00000000" w:rsidRPr="00000000" w14:paraId="0000018E">
      <w:pPr>
        <w:ind w:firstLine="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F">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write_csv(</w:t>
      </w:r>
      <w:r w:rsidDel="00000000" w:rsidR="00000000" w:rsidRPr="00000000">
        <w:rPr>
          <w:rFonts w:ascii="Roboto Mono" w:cs="Roboto Mono" w:eastAsia="Roboto Mono" w:hAnsi="Roboto Mono"/>
          <w:b w:val="1"/>
          <w:bCs w:val="1"/>
          <w:color w:val="188038"/>
          <w:sz w:val="18"/>
          <w:szCs w:val="18"/>
          <w:u w:val="single"/>
          <w:rtl w:val="0"/>
        </w:rPr>
        <w:t xml:space="preserve">f_LE_summary_table</w:t>
      </w:r>
      <w:r w:rsidDel="00000000" w:rsidR="00000000" w:rsidRPr="00000000">
        <w:rPr>
          <w:rFonts w:ascii="Roboto Mono" w:cs="Roboto Mono" w:eastAsia="Roboto Mono" w:hAnsi="Roboto Mono"/>
          <w:color w:val="188038"/>
          <w:sz w:val="18"/>
          <w:szCs w:val="18"/>
          <w:rtl w:val="0"/>
        </w:rPr>
        <w:t xml:space="preserve">(l_res_anus),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paste0(specify_res_save_path,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specify_meth_name,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"_LE_Anus.csv"))</w:t>
      </w:r>
      <w:r w:rsidDel="00000000" w:rsidR="00000000" w:rsidRPr="00000000">
        <w:rPr>
          <w:rtl w:val="0"/>
        </w:rPr>
      </w:r>
    </w:p>
    <w:p w:rsidR="00000000" w:rsidDel="00000000" w:rsidP="00000000" w:rsidRDefault="00000000" w:rsidRPr="00000000" w14:paraId="00000190">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write_csv(</w:t>
      </w:r>
      <w:r w:rsidDel="00000000" w:rsidR="00000000" w:rsidRPr="00000000">
        <w:rPr>
          <w:rFonts w:ascii="Roboto Mono" w:cs="Roboto Mono" w:eastAsia="Roboto Mono" w:hAnsi="Roboto Mono"/>
          <w:b w:val="1"/>
          <w:bCs w:val="1"/>
          <w:color w:val="188038"/>
          <w:sz w:val="18"/>
          <w:szCs w:val="18"/>
          <w:u w:val="single"/>
          <w:rtl w:val="0"/>
        </w:rPr>
        <w:t xml:space="preserve">f_LE_errors</w:t>
      </w:r>
      <w:r w:rsidDel="00000000" w:rsidR="00000000" w:rsidRPr="00000000">
        <w:rPr>
          <w:rFonts w:ascii="Roboto Mono" w:cs="Roboto Mono" w:eastAsia="Roboto Mono" w:hAnsi="Roboto Mono"/>
          <w:color w:val="188038"/>
          <w:sz w:val="18"/>
          <w:szCs w:val="18"/>
          <w:rtl w:val="0"/>
        </w:rPr>
        <w:t xml:space="preserve">(l_res_anus),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paste0(specify_res_save_path,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specify_meth_name,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"_errors_Anus.csv"))</w:t>
      </w:r>
      <w:r w:rsidDel="00000000" w:rsidR="00000000" w:rsidRPr="00000000">
        <w:rPr>
          <w:rtl w:val="0"/>
        </w:rPr>
      </w:r>
    </w:p>
    <w:p w:rsidR="00000000" w:rsidDel="00000000" w:rsidP="00000000" w:rsidRDefault="00000000" w:rsidRPr="00000000" w14:paraId="00000191">
      <w:pPr>
        <w:spacing w:after="0" w:lineRule="auto"/>
        <w:ind w:left="0" w:firstLine="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w:t>
      </w:r>
      <w:r w:rsidDel="00000000" w:rsidR="00000000" w:rsidRPr="00000000">
        <w:rPr>
          <w:rtl w:val="0"/>
        </w:rPr>
        <w:t xml:space="preserve">In this chunk, the cancer type specific dataframe (</w:t>
      </w:r>
      <w:r w:rsidDel="00000000" w:rsidR="00000000" w:rsidRPr="00000000">
        <w:rPr>
          <w:rFonts w:ascii="Roboto Mono" w:cs="Roboto Mono" w:eastAsia="Roboto Mono" w:hAnsi="Roboto Mono"/>
          <w:color w:val="188038"/>
          <w:sz w:val="18"/>
          <w:szCs w:val="18"/>
          <w:rtl w:val="0"/>
        </w:rPr>
        <w:t xml:space="preserve">temp</w:t>
      </w:r>
      <w:r w:rsidDel="00000000" w:rsidR="00000000" w:rsidRPr="00000000">
        <w:rPr>
          <w:rtl w:val="0"/>
        </w:rPr>
        <w:t xml:space="preserve">) is </w:t>
      </w:r>
      <w:r w:rsidDel="00000000" w:rsidR="00000000" w:rsidRPr="00000000">
        <w:rPr>
          <w:rFonts w:ascii="Roboto Mono" w:cs="Roboto Mono" w:eastAsia="Roboto Mono" w:hAnsi="Roboto Mono"/>
          <w:b w:val="1"/>
          <w:bCs w:val="1"/>
          <w:color w:val="188038"/>
          <w:sz w:val="18"/>
          <w:szCs w:val="18"/>
          <w:u w:val="single"/>
          <w:rtl w:val="0"/>
        </w:rPr>
        <w:t xml:space="preserve">split</w:t>
      </w:r>
      <w:r w:rsidDel="00000000" w:rsidR="00000000" w:rsidRPr="00000000">
        <w:rPr>
          <w:rtl w:val="0"/>
        </w:rPr>
        <w:t xml:space="preserve"> into sub-dataframes of the exhaustive combinations listed above. These dataframes are passed to the </w:t>
      </w:r>
      <w:r w:rsidDel="00000000" w:rsidR="00000000" w:rsidRPr="00000000">
        <w:rPr>
          <w:rFonts w:ascii="Roboto Mono" w:cs="Roboto Mono" w:eastAsia="Roboto Mono" w:hAnsi="Roboto Mono"/>
          <w:b w:val="1"/>
          <w:bCs w:val="1"/>
          <w:color w:val="188038"/>
          <w:sz w:val="18"/>
          <w:szCs w:val="18"/>
          <w:u w:val="single"/>
          <w:rtl w:val="0"/>
        </w:rPr>
        <w:t xml:space="preserve">f_life_exp()</w:t>
      </w:r>
      <w:r w:rsidDel="00000000" w:rsidR="00000000" w:rsidRPr="00000000">
        <w:rPr>
          <w:rtl w:val="0"/>
        </w:rPr>
        <w:t xml:space="preserve"> function where the survival model fitting and life expectancy estimation is performed for each one. A function called </w:t>
      </w:r>
      <w:r w:rsidDel="00000000" w:rsidR="00000000" w:rsidRPr="00000000">
        <w:rPr>
          <w:rFonts w:ascii="Roboto Mono" w:cs="Roboto Mono" w:eastAsia="Roboto Mono" w:hAnsi="Roboto Mono"/>
          <w:b w:val="1"/>
          <w:bCs w:val="1"/>
          <w:color w:val="188038"/>
          <w:sz w:val="18"/>
          <w:szCs w:val="18"/>
          <w:u w:val="single"/>
          <w:rtl w:val="0"/>
        </w:rPr>
        <w:t xml:space="preserve">safely</w:t>
      </w:r>
      <w:r w:rsidDel="00000000" w:rsidR="00000000" w:rsidRPr="00000000">
        <w:rPr>
          <w:rtl w:val="0"/>
        </w:rPr>
        <w:t xml:space="preserve"> wraps around the </w:t>
      </w:r>
      <w:r w:rsidDel="00000000" w:rsidR="00000000" w:rsidRPr="00000000">
        <w:rPr>
          <w:rFonts w:ascii="Roboto Mono" w:cs="Roboto Mono" w:eastAsia="Roboto Mono" w:hAnsi="Roboto Mono"/>
          <w:b w:val="1"/>
          <w:bCs w:val="1"/>
          <w:color w:val="188038"/>
          <w:sz w:val="18"/>
          <w:szCs w:val="18"/>
          <w:u w:val="single"/>
          <w:rtl w:val="0"/>
        </w:rPr>
        <w:t xml:space="preserve">f_life_exp()</w:t>
      </w:r>
      <w:r w:rsidDel="00000000" w:rsidR="00000000" w:rsidRPr="00000000">
        <w:rPr>
          <w:rtl w:val="0"/>
        </w:rPr>
        <w:t xml:space="preserve"> function so that if there is an error in the survival fitting process, the error is logged but the chunk continues to the next patient combination instead of erroring out. All the life expectancy estimates and run errors are collected by the </w:t>
      </w:r>
      <w:r w:rsidDel="00000000" w:rsidR="00000000" w:rsidRPr="00000000">
        <w:rPr>
          <w:rFonts w:ascii="Roboto Mono" w:cs="Roboto Mono" w:eastAsia="Roboto Mono" w:hAnsi="Roboto Mono"/>
          <w:color w:val="188038"/>
          <w:sz w:val="18"/>
          <w:szCs w:val="18"/>
          <w:rtl w:val="0"/>
        </w:rPr>
        <w:t xml:space="preserve">l_res_anus object,</w:t>
      </w:r>
      <w:r w:rsidDel="00000000" w:rsidR="00000000" w:rsidRPr="00000000">
        <w:rPr>
          <w:rtl w:val="0"/>
        </w:rPr>
        <w:t xml:space="preserve"> and the functions </w:t>
      </w:r>
      <w:r w:rsidDel="00000000" w:rsidR="00000000" w:rsidRPr="00000000">
        <w:rPr>
          <w:rFonts w:ascii="Roboto Mono" w:cs="Roboto Mono" w:eastAsia="Roboto Mono" w:hAnsi="Roboto Mono"/>
          <w:b w:val="1"/>
          <w:bCs w:val="1"/>
          <w:color w:val="188038"/>
          <w:sz w:val="18"/>
          <w:szCs w:val="18"/>
          <w:u w:val="single"/>
          <w:rtl w:val="0"/>
        </w:rPr>
        <w:t xml:space="preserve">f_LE_summary_table()</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sz w:val="18"/>
          <w:szCs w:val="18"/>
          <w:u w:val="single"/>
          <w:rtl w:val="0"/>
        </w:rPr>
        <w:t xml:space="preserve">f_LE_errors()</w:t>
      </w:r>
      <w:r w:rsidDel="00000000" w:rsidR="00000000" w:rsidRPr="00000000">
        <w:rPr>
          <w:rtl w:val="0"/>
        </w:rPr>
        <w:t xml:space="preserve"> neatly write these onto file.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sz w:val="18"/>
          <w:szCs w:val="18"/>
          <w:u w:val="single"/>
          <w:rtl w:val="0"/>
        </w:rPr>
        <w:t xml:space="preserve">f_life_exp()</w:t>
      </w:r>
      <w:r w:rsidDel="00000000" w:rsidR="00000000" w:rsidRPr="00000000">
        <w:rPr>
          <w:rtl w:val="0"/>
        </w:rPr>
        <w:t xml:space="preserve"> function is essentially a (self-created) wrapper function for the </w:t>
      </w:r>
      <w:r w:rsidDel="00000000" w:rsidR="00000000" w:rsidRPr="00000000">
        <w:rPr>
          <w:i w:val="1"/>
          <w:iCs w:val="1"/>
          <w:rtl w:val="0"/>
        </w:rPr>
        <w:t xml:space="preserve">survextrap()</w:t>
      </w:r>
      <w:r w:rsidDel="00000000" w:rsidR="00000000" w:rsidRPr="00000000">
        <w:rPr>
          <w:rtl w:val="0"/>
        </w:rPr>
        <w:t xml:space="preserve"> function. It gets the age and sex of the patient presentation under</w:t>
      </w:r>
      <w:ins w:author="Libby Ellis" w:id="5" w:date="2025-09-15T14:27:23Z">
        <w:r w:rsidDel="00000000" w:rsidR="00000000" w:rsidRPr="00000000">
          <w:rPr>
            <w:rtl w:val="0"/>
          </w:rPr>
          <w:t xml:space="preserve"> </w:t>
        </w:r>
      </w:ins>
      <w:r w:rsidDel="00000000" w:rsidR="00000000" w:rsidRPr="00000000">
        <w:rPr>
          <w:rtl w:val="0"/>
        </w:rPr>
        <w:t xml:space="preserve">evaluation, and filters the general population mortality data to this age and sex range. Currently, it then performs the Guyot et al (2012) procedure on the given (net) survival data, making use of the </w:t>
      </w:r>
      <w:hyperlink r:id="rId18">
        <w:r w:rsidDel="00000000" w:rsidR="00000000" w:rsidRPr="00000000">
          <w:rPr>
            <w:i w:val="1"/>
            <w:iCs w:val="1"/>
            <w:color w:val="1155cc"/>
            <w:u w:val="single"/>
            <w:rtl w:val="0"/>
          </w:rPr>
          <w:t xml:space="preserve">survHE</w:t>
        </w:r>
      </w:hyperlink>
      <w:hyperlink r:id="rId19">
        <w:r w:rsidDel="00000000" w:rsidR="00000000" w:rsidRPr="00000000">
          <w:rPr>
            <w:color w:val="1155cc"/>
            <w:u w:val="single"/>
            <w:rtl w:val="0"/>
          </w:rPr>
          <w:t xml:space="preserve"> package’s</w:t>
        </w:r>
      </w:hyperlink>
      <w:r w:rsidDel="00000000" w:rsidR="00000000" w:rsidRPr="00000000">
        <w:rPr>
          <w:rtl w:val="0"/>
        </w:rPr>
        <w:t xml:space="preserve"> implementation of theGuyot algorithm. It then calls the </w:t>
      </w:r>
      <w:r w:rsidDel="00000000" w:rsidR="00000000" w:rsidRPr="00000000">
        <w:rPr>
          <w:i w:val="1"/>
          <w:iCs w:val="1"/>
          <w:rtl w:val="0"/>
        </w:rPr>
        <w:t xml:space="preserve">survextrap()</w:t>
      </w:r>
      <w:r w:rsidDel="00000000" w:rsidR="00000000" w:rsidRPr="00000000">
        <w:rPr>
          <w:rtl w:val="0"/>
        </w:rPr>
        <w:t xml:space="preserve"> function to fit the model on the created time-to-event based on options specified in the </w:t>
      </w:r>
      <w:r w:rsidDel="00000000" w:rsidR="00000000" w:rsidRPr="00000000">
        <w:rPr>
          <w:rFonts w:ascii="Roboto Mono" w:cs="Roboto Mono" w:eastAsia="Roboto Mono" w:hAnsi="Roboto Mono"/>
          <w:b w:val="1"/>
          <w:bCs w:val="1"/>
          <w:color w:val="188038"/>
          <w:sz w:val="18"/>
          <w:szCs w:val="18"/>
          <w:u w:val="single"/>
          <w:rtl w:val="0"/>
        </w:rPr>
        <w:t xml:space="preserve">f_life_exp()</w:t>
      </w:r>
      <w:r w:rsidDel="00000000" w:rsidR="00000000" w:rsidRPr="00000000">
        <w:rPr>
          <w:rtl w:val="0"/>
        </w:rPr>
        <w:t xml:space="preserve"> function arguments. Below shows this later code chunk from the function.</w:t>
      </w:r>
      <w:r w:rsidDel="00000000" w:rsidR="00000000" w:rsidRPr="00000000">
        <w:rPr>
          <w:rtl w:val="0"/>
        </w:rPr>
      </w:r>
    </w:p>
    <w:p w:rsidR="00000000" w:rsidDel="00000000" w:rsidP="00000000" w:rsidRDefault="00000000" w:rsidRPr="00000000" w14:paraId="00000194">
      <w:pPr>
        <w:ind w:firstLine="0"/>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survextrap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functionality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specify</w:t>
      </w:r>
      <w:r w:rsidDel="00000000" w:rsidR="00000000" w:rsidRPr="00000000">
        <w:rPr>
          <w:rtl w:val="0"/>
        </w:rPr>
      </w:r>
    </w:p>
    <w:p w:rsidR="00000000" w:rsidDel="00000000" w:rsidP="00000000" w:rsidRDefault="00000000" w:rsidRPr="00000000" w14:paraId="00000195">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survival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mixture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tl w:val="0"/>
        </w:rPr>
      </w:r>
    </w:p>
    <w:p w:rsidR="00000000" w:rsidDel="00000000" w:rsidP="00000000" w:rsidRDefault="00000000" w:rsidRPr="00000000" w14:paraId="00000196">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7">
      <w:pPr>
        <w:ind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if(include_additive_hzds){</w:t>
      </w:r>
      <w:r w:rsidDel="00000000" w:rsidR="00000000" w:rsidRPr="00000000">
        <w:rPr>
          <w:rtl w:val="0"/>
        </w:rPr>
      </w:r>
    </w:p>
    <w:p w:rsidR="00000000" w:rsidDel="00000000" w:rsidP="00000000" w:rsidRDefault="00000000" w:rsidRPr="00000000" w14:paraId="00000198">
      <w:pPr>
        <w:ind w:firstLine="720"/>
        <w:jc w:val="left"/>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if(include_cure_fraction){</w:t>
      </w:r>
      <w:r w:rsidDel="00000000" w:rsidR="00000000" w:rsidRPr="00000000">
        <w:rPr>
          <w:rtl w:val="0"/>
        </w:rPr>
      </w:r>
    </w:p>
    <w:p w:rsidR="00000000" w:rsidDel="00000000" w:rsidP="00000000" w:rsidRDefault="00000000" w:rsidRPr="00000000" w14:paraId="00000199">
      <w:pPr>
        <w:ind w:left="720" w:firstLine="720"/>
        <w:jc w:val="left"/>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#'Relative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survival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mixture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tl w:val="0"/>
        </w:rPr>
      </w:r>
    </w:p>
    <w:p w:rsidR="00000000" w:rsidDel="00000000" w:rsidP="00000000" w:rsidRDefault="00000000" w:rsidRPr="00000000" w14:paraId="0000019A">
      <w:pPr>
        <w:ind w:left="720" w:firstLine="72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survextrap::survextrap(Surv(time,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19B">
      <w:pPr>
        <w:ind w:left="216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data=surv_IPDdata,</w:t>
      </w:r>
    </w:p>
    <w:p w:rsidR="00000000" w:rsidDel="00000000" w:rsidP="00000000" w:rsidRDefault="00000000" w:rsidRPr="00000000" w14:paraId="0000019C">
      <w:pPr>
        <w:ind w:left="2160"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mspline=mspline,</w:t>
      </w:r>
    </w:p>
    <w:p w:rsidR="00000000" w:rsidDel="00000000" w:rsidP="00000000" w:rsidRDefault="00000000" w:rsidRPr="00000000" w14:paraId="0000019D">
      <w:pPr>
        <w:ind w:left="2160"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backhaz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get_bckgrnd_hz,</w:t>
      </w:r>
      <w:r w:rsidDel="00000000" w:rsidR="00000000" w:rsidRPr="00000000">
        <w:rPr>
          <w:rtl w:val="0"/>
        </w:rPr>
      </w:r>
    </w:p>
    <w:p w:rsidR="00000000" w:rsidDel="00000000" w:rsidP="00000000" w:rsidRDefault="00000000" w:rsidRPr="00000000" w14:paraId="0000019E">
      <w:pPr>
        <w:ind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fit_method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survextrap_fit_method)</w:t>
      </w:r>
      <w:r w:rsidDel="00000000" w:rsidR="00000000" w:rsidRPr="00000000">
        <w:rPr>
          <w:rtl w:val="0"/>
        </w:rPr>
      </w:r>
    </w:p>
    <w:p w:rsidR="00000000" w:rsidDel="00000000" w:rsidP="00000000" w:rsidRDefault="00000000" w:rsidRPr="00000000" w14:paraId="0000019F">
      <w:pPr>
        <w:ind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print("Model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backhaz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probability")</w:t>
      </w:r>
      <w:r w:rsidDel="00000000" w:rsidR="00000000" w:rsidRPr="00000000">
        <w:rPr>
          <w:rtl w:val="0"/>
        </w:rPr>
      </w:r>
    </w:p>
    <w:p w:rsidR="00000000" w:rsidDel="00000000" w:rsidP="00000000" w:rsidRDefault="00000000" w:rsidRPr="00000000" w14:paraId="000001A0">
      <w:pPr>
        <w:ind w:firstLine="0"/>
        <w:jc w:val="left"/>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1">
      <w:pPr>
        <w:ind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A2">
      <w:pPr>
        <w:ind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survival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assumption</w:t>
      </w:r>
      <w:r w:rsidDel="00000000" w:rsidR="00000000" w:rsidRPr="00000000">
        <w:rPr>
          <w:rtl w:val="0"/>
        </w:rPr>
      </w:r>
    </w:p>
    <w:p w:rsidR="00000000" w:rsidDel="00000000" w:rsidP="00000000" w:rsidRDefault="00000000" w:rsidRPr="00000000" w14:paraId="000001A3">
      <w:pPr>
        <w:ind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survextrap::survextrap(Surv(time,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p>
    <w:p w:rsidR="00000000" w:rsidDel="00000000" w:rsidP="00000000" w:rsidRDefault="00000000" w:rsidRPr="00000000" w14:paraId="000001A4">
      <w:pPr>
        <w:ind w:left="3600" w:firstLine="720"/>
        <w:jc w:val="left"/>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data=surv_IPDdata,</w:t>
      </w:r>
      <w:r w:rsidDel="00000000" w:rsidR="00000000" w:rsidRPr="00000000">
        <w:rPr>
          <w:rtl w:val="0"/>
        </w:rPr>
      </w:r>
    </w:p>
    <w:p w:rsidR="00000000" w:rsidDel="00000000" w:rsidP="00000000" w:rsidRDefault="00000000" w:rsidRPr="00000000" w14:paraId="000001A5">
      <w:pPr>
        <w:ind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mspline=mspline,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6">
      <w:pPr>
        <w:ind w:left="3600" w:firstLine="720"/>
        <w:jc w:val="left"/>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backhaz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get_bckgrnd_hz,</w:t>
      </w:r>
      <w:r w:rsidDel="00000000" w:rsidR="00000000" w:rsidRPr="00000000">
        <w:rPr>
          <w:rtl w:val="0"/>
        </w:rPr>
      </w:r>
    </w:p>
    <w:p w:rsidR="00000000" w:rsidDel="00000000" w:rsidP="00000000" w:rsidRDefault="00000000" w:rsidRPr="00000000" w14:paraId="000001A7">
      <w:pPr>
        <w:ind w:left="3600" w:firstLine="720"/>
        <w:jc w:val="left"/>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fit_method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survextrap_fit_method)</w:t>
      </w:r>
      <w:r w:rsidDel="00000000" w:rsidR="00000000" w:rsidRPr="00000000">
        <w:rPr>
          <w:rtl w:val="0"/>
        </w:rPr>
      </w:r>
    </w:p>
    <w:p w:rsidR="00000000" w:rsidDel="00000000" w:rsidP="00000000" w:rsidRDefault="00000000" w:rsidRPr="00000000" w14:paraId="000001A8">
      <w:pPr>
        <w:ind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print("Model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backhaz")</w:t>
      </w:r>
      <w:r w:rsidDel="00000000" w:rsidR="00000000" w:rsidRPr="00000000">
        <w:rPr>
          <w:rtl w:val="0"/>
        </w:rPr>
      </w:r>
    </w:p>
    <w:p w:rsidR="00000000" w:rsidDel="00000000" w:rsidP="00000000" w:rsidRDefault="00000000" w:rsidRPr="00000000" w14:paraId="000001A9">
      <w:pPr>
        <w:ind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AA">
      <w:pPr>
        <w:ind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AB">
      <w:pPr>
        <w:ind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survival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mortality</w:t>
      </w:r>
      <w:r w:rsidDel="00000000" w:rsidR="00000000" w:rsidRPr="00000000">
        <w:rPr>
          <w:rtl w:val="0"/>
        </w:rPr>
      </w:r>
    </w:p>
    <w:p w:rsidR="00000000" w:rsidDel="00000000" w:rsidP="00000000" w:rsidRDefault="00000000" w:rsidRPr="00000000" w14:paraId="000001AC">
      <w:pPr>
        <w:ind w:firstLine="0"/>
        <w:jc w:val="left"/>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survextrap::survextrap(Surv(time,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p>
    <w:p w:rsidR="00000000" w:rsidDel="00000000" w:rsidP="00000000" w:rsidRDefault="00000000" w:rsidRPr="00000000" w14:paraId="000001AD">
      <w:pPr>
        <w:ind w:left="2880" w:firstLine="720"/>
        <w:jc w:val="left"/>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data=surv_IPDdata,</w:t>
      </w:r>
      <w:r w:rsidDel="00000000" w:rsidR="00000000" w:rsidRPr="00000000">
        <w:rPr>
          <w:rtl w:val="0"/>
        </w:rPr>
      </w:r>
    </w:p>
    <w:p w:rsidR="00000000" w:rsidDel="00000000" w:rsidP="00000000" w:rsidRDefault="00000000" w:rsidRPr="00000000" w14:paraId="000001AE">
      <w:pPr>
        <w:ind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mspline=mspline,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F">
      <w:pPr>
        <w:ind w:left="2880"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fit_method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survextrap_fit_method)</w:t>
      </w:r>
      <w:r w:rsidDel="00000000" w:rsidR="00000000" w:rsidRPr="00000000">
        <w:rPr>
          <w:rtl w:val="0"/>
        </w:rPr>
      </w:r>
    </w:p>
    <w:p w:rsidR="00000000" w:rsidDel="00000000" w:rsidP="00000000" w:rsidRDefault="00000000" w:rsidRPr="00000000" w14:paraId="000001B0">
      <w:pPr>
        <w:ind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print("Model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B1">
      <w:pPr>
        <w:ind w:firstLine="0"/>
        <w:jc w:val="left"/>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Next, the </w:t>
      </w:r>
      <w:r w:rsidDel="00000000" w:rsidR="00000000" w:rsidRPr="00000000">
        <w:rPr>
          <w:rFonts w:ascii="Roboto Mono" w:cs="Roboto Mono" w:eastAsia="Roboto Mono" w:hAnsi="Roboto Mono"/>
          <w:b w:val="1"/>
          <w:bCs w:val="1"/>
          <w:color w:val="188038"/>
          <w:sz w:val="18"/>
          <w:szCs w:val="18"/>
          <w:u w:val="single"/>
          <w:rtl w:val="0"/>
        </w:rPr>
        <w:t xml:space="preserve">f_life_exp()</w:t>
      </w:r>
      <w:r w:rsidDel="00000000" w:rsidR="00000000" w:rsidRPr="00000000">
        <w:rPr>
          <w:rtl w:val="0"/>
        </w:rPr>
        <w:t xml:space="preserve"> function estimates the restricted mean survival time up to 100 years of age from the survival model fitted by </w:t>
      </w:r>
      <w:r w:rsidDel="00000000" w:rsidR="00000000" w:rsidRPr="00000000">
        <w:rPr>
          <w:i w:val="1"/>
          <w:iCs w:val="1"/>
          <w:rtl w:val="0"/>
        </w:rPr>
        <w:t xml:space="preserve">survextrap(),</w:t>
      </w:r>
      <w:r w:rsidDel="00000000" w:rsidR="00000000" w:rsidRPr="00000000">
        <w:rPr>
          <w:rtl w:val="0"/>
        </w:rPr>
        <w:t xml:space="preserve"> using the package’s </w:t>
      </w:r>
      <w:hyperlink r:id="rId20">
        <w:r w:rsidDel="00000000" w:rsidR="00000000" w:rsidRPr="00000000">
          <w:rPr>
            <w:i w:val="1"/>
            <w:iCs w:val="1"/>
            <w:color w:val="1155cc"/>
            <w:u w:val="single"/>
            <w:rtl w:val="0"/>
          </w:rPr>
          <w:t xml:space="preserve">rmst()</w:t>
        </w:r>
      </w:hyperlink>
      <w:r w:rsidDel="00000000" w:rsidR="00000000" w:rsidRPr="00000000">
        <w:rPr>
          <w:rtl w:val="0"/>
        </w:rPr>
        <w:t xml:space="preserve"> function. This is taken as the life expectancy estimate. Note that by default the median from the posterior is used, and the 0.025, 0.975 quantiles used for the 95% credible interval</w:t>
      </w:r>
    </w:p>
    <w:p w:rsidR="00000000" w:rsidDel="00000000" w:rsidP="00000000" w:rsidRDefault="00000000" w:rsidRPr="00000000" w14:paraId="000001B3">
      <w:pPr>
        <w:ind w:firstLine="0"/>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if(include_additive_hzds){</w:t>
      </w:r>
      <w:r w:rsidDel="00000000" w:rsidR="00000000" w:rsidRPr="00000000">
        <w:rPr>
          <w:rtl w:val="0"/>
        </w:rPr>
      </w:r>
    </w:p>
    <w:p w:rsidR="00000000" w:rsidDel="00000000" w:rsidP="00000000" w:rsidRDefault="00000000" w:rsidRPr="00000000" w14:paraId="000001B4">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Calculate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restricted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survival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w:t>
      </w:r>
      <w:r w:rsidDel="00000000" w:rsidR="00000000" w:rsidRPr="00000000">
        <w:rPr>
          <w:rtl w:val="0"/>
        </w:rPr>
      </w:r>
    </w:p>
    <w:p w:rsidR="00000000" w:rsidDel="00000000" w:rsidP="00000000" w:rsidRDefault="00000000" w:rsidRPr="00000000" w14:paraId="000001B5">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tab/>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posterior: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tl w:val="0"/>
        </w:rPr>
      </w:r>
    </w:p>
    <w:p w:rsidR="00000000" w:rsidDel="00000000" w:rsidP="00000000" w:rsidRDefault="00000000" w:rsidRPr="00000000" w14:paraId="000001B6">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list(median=median,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~quantile(.x,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probs=c(0.025,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0.975)))</w:t>
      </w:r>
      <w:r w:rsidDel="00000000" w:rsidR="00000000" w:rsidRPr="00000000">
        <w:rPr>
          <w:rtl w:val="0"/>
        </w:rPr>
      </w:r>
    </w:p>
    <w:p w:rsidR="00000000" w:rsidDel="00000000" w:rsidP="00000000" w:rsidRDefault="00000000" w:rsidRPr="00000000" w14:paraId="000001B7">
      <w:pPr>
        <w:ind w:firstLine="72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rmst_mod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rmst(model,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get_age,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survextrap_niter)</w:t>
      </w:r>
      <w:r w:rsidDel="00000000" w:rsidR="00000000" w:rsidRPr="00000000">
        <w:rPr>
          <w:rtl w:val="0"/>
        </w:rPr>
      </w:r>
    </w:p>
    <w:p w:rsidR="00000000" w:rsidDel="00000000" w:rsidP="00000000" w:rsidRDefault="00000000" w:rsidRPr="00000000" w14:paraId="000001B8">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9">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Restrict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estimate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tl w:val="0"/>
        </w:rPr>
      </w:r>
    </w:p>
    <w:p w:rsidR="00000000" w:rsidDel="00000000" w:rsidP="00000000" w:rsidRDefault="00000000" w:rsidRPr="00000000" w14:paraId="000001BA">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rmst_mod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rmst(model,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survextrap_niter)</w:t>
      </w:r>
      <w:r w:rsidDel="00000000" w:rsidR="00000000" w:rsidRPr="00000000">
        <w:rPr>
          <w:rtl w:val="0"/>
        </w:rPr>
      </w:r>
    </w:p>
    <w:p w:rsidR="00000000" w:rsidDel="00000000" w:rsidP="00000000" w:rsidRDefault="00000000" w:rsidRPr="00000000" w14:paraId="000001BB">
      <w:pPr>
        <w:ind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BC">
      <w:pPr>
        <w:spacing w:after="0" w:lineRule="auto"/>
        <w:ind w:left="0" w:firstLine="0"/>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The third analysis script </w:t>
      </w:r>
      <w:r w:rsidDel="00000000" w:rsidR="00000000" w:rsidRPr="00000000">
        <w:rPr>
          <w:b w:val="1"/>
          <w:bCs w:val="1"/>
          <w:i w:val="1"/>
          <w:iCs w:val="1"/>
          <w:rtl w:val="0"/>
        </w:rPr>
        <w:t xml:space="preserve">03_post_analysis_check.R</w:t>
      </w:r>
      <w:r w:rsidDel="00000000" w:rsidR="00000000" w:rsidRPr="00000000">
        <w:rPr>
          <w:rtl w:val="0"/>
        </w:rPr>
        <w:t xml:space="preserve">, loads in the life expectancy tables saved in the prior script.  In it, a template dataframe with all potential combinations is first created, with the life expectancy tables then merged on. This creates a table showing the patient presentations where the model failed to run, which can be cross referenced with the error tables. Finally, the </w:t>
      </w:r>
      <w:r w:rsidDel="00000000" w:rsidR="00000000" w:rsidRPr="00000000">
        <w:rPr>
          <w:b w:val="1"/>
          <w:bCs w:val="1"/>
          <w:i w:val="1"/>
          <w:iCs w:val="1"/>
          <w:rtl w:val="0"/>
        </w:rPr>
        <w:t xml:space="preserve">04_LE_and_YLL.R </w:t>
      </w:r>
      <w:r w:rsidDel="00000000" w:rsidR="00000000" w:rsidRPr="00000000">
        <w:rPr>
          <w:rtl w:val="0"/>
        </w:rPr>
        <w:t xml:space="preserve">writes out the life expectancy results more neatly. It then performs the YLL calculations, where the life expectancy estimate (and credible interval) is taken away from the general population life expectancy at the midpoint of the age-band under consideration.</w:t>
      </w:r>
      <w:r w:rsidDel="00000000" w:rsidR="00000000" w:rsidRPr="00000000">
        <w:rPr>
          <w:rtl w:val="0"/>
        </w:rPr>
      </w:r>
    </w:p>
    <w:p w:rsidR="00000000" w:rsidDel="00000000" w:rsidP="00000000" w:rsidRDefault="00000000" w:rsidRPr="00000000" w14:paraId="000001BF">
      <w:pPr>
        <w:pStyle w:val="Heading1"/>
        <w:ind w:firstLine="0"/>
        <w:rPr/>
      </w:pPr>
      <w:bookmarkStart w:colFirst="0" w:colLast="0" w:name="_k0u28vrhe2fa" w:id="16"/>
      <w:bookmarkEnd w:id="16"/>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ind w:firstLine="0"/>
        <w:rPr/>
      </w:pPr>
      <w:bookmarkStart w:colFirst="0" w:colLast="0" w:name="_5vhzof812zl" w:id="17"/>
      <w:bookmarkEnd w:id="17"/>
      <w:r w:rsidDel="00000000" w:rsidR="00000000" w:rsidRPr="00000000">
        <w:rPr>
          <w:rtl w:val="0"/>
        </w:rPr>
        <w:t xml:space="preserve">References</w:t>
      </w:r>
    </w:p>
    <w:p w:rsidR="00000000" w:rsidDel="00000000" w:rsidP="00000000" w:rsidRDefault="00000000" w:rsidRPr="00000000" w14:paraId="000001C1">
      <w:pPr>
        <w:spacing w:after="240" w:line="240" w:lineRule="auto"/>
        <w:ind w:left="264" w:hanging="264"/>
        <w:rPr/>
      </w:pPr>
      <w:hyperlink r:id="rId21">
        <w:r w:rsidDel="00000000" w:rsidR="00000000" w:rsidRPr="00000000">
          <w:rPr>
            <w:rtl w:val="0"/>
          </w:rPr>
          <w:t xml:space="preserve">1.</w:t>
        </w:r>
      </w:hyperlink>
      <w:r w:rsidDel="00000000" w:rsidR="00000000" w:rsidRPr="00000000">
        <w:rPr>
          <w:rtl w:val="0"/>
        </w:rPr>
        <w:tab/>
      </w:r>
      <w:hyperlink r:id="rId22">
        <w:r w:rsidDel="00000000" w:rsidR="00000000" w:rsidRPr="00000000">
          <w:rPr>
            <w:rtl w:val="0"/>
          </w:rPr>
          <w:t xml:space="preserve">Sweeting MJ, Rutherford MJ, Jackson D, et al. Survival Extrapolation Incorporating General Population Mortality Using Excess Hazard and Cure Models: A Tutorial. </w:t>
        </w:r>
      </w:hyperlink>
      <w:hyperlink r:id="rId23">
        <w:r w:rsidDel="00000000" w:rsidR="00000000" w:rsidRPr="00000000">
          <w:rPr>
            <w:i w:val="1"/>
            <w:iCs w:val="1"/>
            <w:rtl w:val="0"/>
          </w:rPr>
          <w:t xml:space="preserve">Med Decis Making</w:t>
        </w:r>
      </w:hyperlink>
      <w:hyperlink r:id="rId24">
        <w:r w:rsidDel="00000000" w:rsidR="00000000" w:rsidRPr="00000000">
          <w:rPr>
            <w:rtl w:val="0"/>
          </w:rPr>
          <w:t xml:space="preserve">. 2023;43(6):737-748. doi:10.1177/0272989X231184247 </w:t>
        </w:r>
      </w:hyperlink>
      <w:r w:rsidDel="00000000" w:rsidR="00000000" w:rsidRPr="00000000">
        <w:rPr>
          <w:rtl w:val="0"/>
        </w:rPr>
      </w:r>
    </w:p>
    <w:p w:rsidR="00000000" w:rsidDel="00000000" w:rsidP="00000000" w:rsidRDefault="00000000" w:rsidRPr="00000000" w14:paraId="000001C2">
      <w:pPr>
        <w:spacing w:after="240" w:line="240" w:lineRule="auto"/>
        <w:ind w:left="264" w:hanging="264"/>
        <w:rPr/>
      </w:pPr>
      <w:hyperlink r:id="rId25">
        <w:r w:rsidDel="00000000" w:rsidR="00000000" w:rsidRPr="00000000">
          <w:rPr>
            <w:rtl w:val="0"/>
          </w:rPr>
          <w:t xml:space="preserve">2.</w:t>
        </w:r>
      </w:hyperlink>
      <w:r w:rsidDel="00000000" w:rsidR="00000000" w:rsidRPr="00000000">
        <w:rPr>
          <w:rtl w:val="0"/>
        </w:rPr>
        <w:tab/>
      </w:r>
      <w:hyperlink r:id="rId26">
        <w:r w:rsidDel="00000000" w:rsidR="00000000" w:rsidRPr="00000000">
          <w:rPr>
            <w:rtl w:val="0"/>
          </w:rPr>
          <w:t xml:space="preserve">Andersson TML, Dickman PW, Eloranta S, Lambe M, Lambert PC. Estimating the loss in expectation of life due to cancer using flexible parametric survival models. </w:t>
        </w:r>
      </w:hyperlink>
      <w:hyperlink r:id="rId27">
        <w:r w:rsidDel="00000000" w:rsidR="00000000" w:rsidRPr="00000000">
          <w:rPr>
            <w:i w:val="1"/>
            <w:iCs w:val="1"/>
            <w:rtl w:val="0"/>
          </w:rPr>
          <w:t xml:space="preserve">Stat Med</w:t>
        </w:r>
      </w:hyperlink>
      <w:hyperlink r:id="rId28">
        <w:r w:rsidDel="00000000" w:rsidR="00000000" w:rsidRPr="00000000">
          <w:rPr>
            <w:rtl w:val="0"/>
          </w:rPr>
          <w:t xml:space="preserve">. 2013;32(30):5286-5300. doi:10.1002/sim.5943 </w:t>
        </w:r>
      </w:hyperlink>
      <w:r w:rsidDel="00000000" w:rsidR="00000000" w:rsidRPr="00000000">
        <w:rPr>
          <w:rtl w:val="0"/>
        </w:rPr>
      </w:r>
    </w:p>
    <w:p w:rsidR="00000000" w:rsidDel="00000000" w:rsidP="00000000" w:rsidRDefault="00000000" w:rsidRPr="00000000" w14:paraId="000001C3">
      <w:pPr>
        <w:spacing w:after="240" w:line="240" w:lineRule="auto"/>
        <w:ind w:left="264" w:hanging="264"/>
        <w:rPr/>
      </w:pPr>
      <w:hyperlink r:id="rId29">
        <w:r w:rsidDel="00000000" w:rsidR="00000000" w:rsidRPr="00000000">
          <w:rPr>
            <w:rtl w:val="0"/>
          </w:rPr>
          <w:t xml:space="preserve">3.</w:t>
        </w:r>
      </w:hyperlink>
      <w:r w:rsidDel="00000000" w:rsidR="00000000" w:rsidRPr="00000000">
        <w:rPr>
          <w:rtl w:val="0"/>
        </w:rPr>
        <w:tab/>
      </w:r>
      <w:hyperlink r:id="rId30">
        <w:r w:rsidDel="00000000" w:rsidR="00000000" w:rsidRPr="00000000">
          <w:rPr>
            <w:rtl w:val="0"/>
          </w:rPr>
          <w:t xml:space="preserve">Rutherford MJ, Andersson TML, Björkholm M, Lambert PC. Loss in life expectancy and gain in life years as measures of cancer impact. </w:t>
        </w:r>
      </w:hyperlink>
      <w:hyperlink r:id="rId31">
        <w:r w:rsidDel="00000000" w:rsidR="00000000" w:rsidRPr="00000000">
          <w:rPr>
            <w:i w:val="1"/>
            <w:iCs w:val="1"/>
            <w:rtl w:val="0"/>
          </w:rPr>
          <w:t xml:space="preserve">Cancer Epidemiol</w:t>
        </w:r>
      </w:hyperlink>
      <w:hyperlink r:id="rId32">
        <w:r w:rsidDel="00000000" w:rsidR="00000000" w:rsidRPr="00000000">
          <w:rPr>
            <w:rtl w:val="0"/>
          </w:rPr>
          <w:t xml:space="preserve">. 2019;60:168-173. doi:10.1016/j.canep.2019.04.005 </w:t>
        </w:r>
      </w:hyperlink>
      <w:r w:rsidDel="00000000" w:rsidR="00000000" w:rsidRPr="00000000">
        <w:rPr>
          <w:rtl w:val="0"/>
        </w:rPr>
      </w:r>
    </w:p>
    <w:p w:rsidR="00000000" w:rsidDel="00000000" w:rsidP="00000000" w:rsidRDefault="00000000" w:rsidRPr="00000000" w14:paraId="000001C4">
      <w:pPr>
        <w:spacing w:after="240" w:line="240" w:lineRule="auto"/>
        <w:ind w:left="264" w:hanging="264"/>
        <w:rPr/>
      </w:pPr>
      <w:hyperlink r:id="rId33">
        <w:r w:rsidDel="00000000" w:rsidR="00000000" w:rsidRPr="00000000">
          <w:rPr>
            <w:rtl w:val="0"/>
          </w:rPr>
          <w:t xml:space="preserve">4.</w:t>
        </w:r>
      </w:hyperlink>
      <w:r w:rsidDel="00000000" w:rsidR="00000000" w:rsidRPr="00000000">
        <w:rPr>
          <w:rtl w:val="0"/>
        </w:rPr>
        <w:tab/>
      </w:r>
      <w:hyperlink r:id="rId34">
        <w:r w:rsidDel="00000000" w:rsidR="00000000" w:rsidRPr="00000000">
          <w:rPr>
            <w:rtl w:val="0"/>
          </w:rPr>
          <w:t xml:space="preserve">Bullement A, Stevenson MD, Baio G, Shields GE, Latimer NR. A Systematic Review of Methods to Incorporate External Evidence into Trial-Based Survival Extrapolations for Health Technology Assessment. </w:t>
        </w:r>
      </w:hyperlink>
      <w:hyperlink r:id="rId35">
        <w:r w:rsidDel="00000000" w:rsidR="00000000" w:rsidRPr="00000000">
          <w:rPr>
            <w:i w:val="1"/>
            <w:iCs w:val="1"/>
            <w:rtl w:val="0"/>
          </w:rPr>
          <w:t xml:space="preserve">Med Decis Making</w:t>
        </w:r>
      </w:hyperlink>
      <w:hyperlink r:id="rId36">
        <w:r w:rsidDel="00000000" w:rsidR="00000000" w:rsidRPr="00000000">
          <w:rPr>
            <w:rtl w:val="0"/>
          </w:rPr>
          <w:t xml:space="preserve">. 2023;43(5):610-620. doi:10.1177/0272989X231168618 </w:t>
        </w:r>
      </w:hyperlink>
      <w:r w:rsidDel="00000000" w:rsidR="00000000" w:rsidRPr="00000000">
        <w:rPr>
          <w:rtl w:val="0"/>
        </w:rPr>
      </w:r>
    </w:p>
    <w:p w:rsidR="00000000" w:rsidDel="00000000" w:rsidP="00000000" w:rsidRDefault="00000000" w:rsidRPr="00000000" w14:paraId="000001C5">
      <w:pPr>
        <w:spacing w:after="240" w:line="240" w:lineRule="auto"/>
        <w:ind w:left="264" w:hanging="264"/>
        <w:rPr/>
      </w:pPr>
      <w:hyperlink r:id="rId37">
        <w:r w:rsidDel="00000000" w:rsidR="00000000" w:rsidRPr="00000000">
          <w:rPr>
            <w:rtl w:val="0"/>
          </w:rPr>
          <w:t xml:space="preserve">5.</w:t>
        </w:r>
      </w:hyperlink>
      <w:r w:rsidDel="00000000" w:rsidR="00000000" w:rsidRPr="00000000">
        <w:rPr>
          <w:rtl w:val="0"/>
        </w:rPr>
        <w:tab/>
      </w:r>
      <w:hyperlink r:id="rId38">
        <w:r w:rsidDel="00000000" w:rsidR="00000000" w:rsidRPr="00000000">
          <w:rPr>
            <w:rtl w:val="0"/>
          </w:rPr>
          <w:t xml:space="preserve">Trouiller JB, Quenéchdu A, Toumi M, Boyer L, Laramée P. The Acceptance of Overall Survival Extrapolation Methods in Solid Tumor Treatments by Health Technology Assessment Agencies in England, France, and Australia between 2017 and 2022. </w:t>
        </w:r>
      </w:hyperlink>
      <w:hyperlink r:id="rId39">
        <w:r w:rsidDel="00000000" w:rsidR="00000000" w:rsidRPr="00000000">
          <w:rPr>
            <w:i w:val="1"/>
            <w:iCs w:val="1"/>
            <w:rtl w:val="0"/>
          </w:rPr>
          <w:t xml:space="preserve">Med Decis Making</w:t>
        </w:r>
      </w:hyperlink>
      <w:hyperlink r:id="rId40">
        <w:r w:rsidDel="00000000" w:rsidR="00000000" w:rsidRPr="00000000">
          <w:rPr>
            <w:rtl w:val="0"/>
          </w:rPr>
          <w:t xml:space="preserve">. Published online August 2, 2025:0272989X251351635. doi:10.1177/0272989X251351635 </w:t>
        </w:r>
      </w:hyperlink>
      <w:r w:rsidDel="00000000" w:rsidR="00000000" w:rsidRPr="00000000">
        <w:rPr>
          <w:rtl w:val="0"/>
        </w:rPr>
      </w:r>
    </w:p>
    <w:p w:rsidR="00000000" w:rsidDel="00000000" w:rsidP="00000000" w:rsidRDefault="00000000" w:rsidRPr="00000000" w14:paraId="000001C6">
      <w:pPr>
        <w:spacing w:after="240" w:line="240" w:lineRule="auto"/>
        <w:ind w:left="264" w:hanging="264"/>
        <w:rPr/>
      </w:pPr>
      <w:hyperlink r:id="rId41">
        <w:r w:rsidDel="00000000" w:rsidR="00000000" w:rsidRPr="00000000">
          <w:rPr>
            <w:rtl w:val="0"/>
          </w:rPr>
          <w:t xml:space="preserve">6.</w:t>
        </w:r>
      </w:hyperlink>
      <w:r w:rsidDel="00000000" w:rsidR="00000000" w:rsidRPr="00000000">
        <w:rPr>
          <w:rtl w:val="0"/>
        </w:rPr>
        <w:tab/>
      </w:r>
      <w:hyperlink r:id="rId42">
        <w:r w:rsidDel="00000000" w:rsidR="00000000" w:rsidRPr="00000000">
          <w:rPr>
            <w:rtl w:val="0"/>
          </w:rPr>
          <w:t xml:space="preserve">Chen EYT, Leontyeva Y, Lin CN, Wang JD, Clements MS, Dickman PW. Comparing Survival Extrapolation within All-Cause and Relative Survival Frameworks by Standard Parametric Models and Flexible Parametric Spline Models Using the Swedish Cancer Registry. </w:t>
        </w:r>
      </w:hyperlink>
      <w:hyperlink r:id="rId43">
        <w:r w:rsidDel="00000000" w:rsidR="00000000" w:rsidRPr="00000000">
          <w:rPr>
            <w:i w:val="1"/>
            <w:iCs w:val="1"/>
            <w:rtl w:val="0"/>
          </w:rPr>
          <w:t xml:space="preserve">Med Decis Making</w:t>
        </w:r>
      </w:hyperlink>
      <w:hyperlink r:id="rId44">
        <w:r w:rsidDel="00000000" w:rsidR="00000000" w:rsidRPr="00000000">
          <w:rPr>
            <w:rtl w:val="0"/>
          </w:rPr>
          <w:t xml:space="preserve">. Published online February 5, 2024:0272989X241227230. doi:10.1177/0272989X241227230 </w:t>
        </w:r>
      </w:hyperlink>
      <w:r w:rsidDel="00000000" w:rsidR="00000000" w:rsidRPr="00000000">
        <w:rPr>
          <w:rtl w:val="0"/>
        </w:rPr>
      </w:r>
    </w:p>
    <w:p w:rsidR="00000000" w:rsidDel="00000000" w:rsidP="00000000" w:rsidRDefault="00000000" w:rsidRPr="00000000" w14:paraId="000001C7">
      <w:pPr>
        <w:spacing w:after="240" w:line="240" w:lineRule="auto"/>
        <w:ind w:left="264" w:hanging="264"/>
        <w:rPr/>
      </w:pPr>
      <w:hyperlink r:id="rId45">
        <w:r w:rsidDel="00000000" w:rsidR="00000000" w:rsidRPr="00000000">
          <w:rPr>
            <w:rtl w:val="0"/>
          </w:rPr>
          <w:t xml:space="preserve">7.</w:t>
        </w:r>
      </w:hyperlink>
      <w:r w:rsidDel="00000000" w:rsidR="00000000" w:rsidRPr="00000000">
        <w:rPr>
          <w:rtl w:val="0"/>
        </w:rPr>
        <w:tab/>
      </w:r>
      <w:hyperlink r:id="rId46">
        <w:r w:rsidDel="00000000" w:rsidR="00000000" w:rsidRPr="00000000">
          <w:rPr>
            <w:rtl w:val="0"/>
          </w:rPr>
          <w:t xml:space="preserve">Jackson C, Stevens J, Ren S, et al. Extrapolating Survival from Randomized Trials Using External Data: A Review of Methods. </w:t>
        </w:r>
      </w:hyperlink>
      <w:hyperlink r:id="rId47">
        <w:r w:rsidDel="00000000" w:rsidR="00000000" w:rsidRPr="00000000">
          <w:rPr>
            <w:i w:val="1"/>
            <w:iCs w:val="1"/>
            <w:rtl w:val="0"/>
          </w:rPr>
          <w:t xml:space="preserve">Med Decis Making</w:t>
        </w:r>
      </w:hyperlink>
      <w:hyperlink r:id="rId48">
        <w:r w:rsidDel="00000000" w:rsidR="00000000" w:rsidRPr="00000000">
          <w:rPr>
            <w:rtl w:val="0"/>
          </w:rPr>
          <w:t xml:space="preserve">. 2017;37(4):377-390. doi:10.1177/0272989X16639900 </w:t>
        </w:r>
      </w:hyperlink>
      <w:r w:rsidDel="00000000" w:rsidR="00000000" w:rsidRPr="00000000">
        <w:rPr>
          <w:rtl w:val="0"/>
        </w:rPr>
      </w:r>
    </w:p>
    <w:p w:rsidR="00000000" w:rsidDel="00000000" w:rsidP="00000000" w:rsidRDefault="00000000" w:rsidRPr="00000000" w14:paraId="000001C8">
      <w:pPr>
        <w:spacing w:after="240" w:line="240" w:lineRule="auto"/>
        <w:ind w:left="264" w:hanging="264"/>
        <w:rPr/>
      </w:pPr>
      <w:hyperlink r:id="rId49">
        <w:r w:rsidDel="00000000" w:rsidR="00000000" w:rsidRPr="00000000">
          <w:rPr>
            <w:rtl w:val="0"/>
          </w:rPr>
          <w:t xml:space="preserve">8.</w:t>
        </w:r>
      </w:hyperlink>
      <w:r w:rsidDel="00000000" w:rsidR="00000000" w:rsidRPr="00000000">
        <w:rPr>
          <w:rtl w:val="0"/>
        </w:rPr>
        <w:tab/>
      </w:r>
      <w:hyperlink r:id="rId50">
        <w:r w:rsidDel="00000000" w:rsidR="00000000" w:rsidRPr="00000000">
          <w:rPr>
            <w:rtl w:val="0"/>
          </w:rPr>
          <w:t xml:space="preserve">Guyot P, Ades AE, Beasley M, Lueza B, Pignon JP, Welton NJ. Extrapolation of Survival Curves from Cancer Trials Using External Information. </w:t>
        </w:r>
      </w:hyperlink>
      <w:hyperlink r:id="rId51">
        <w:r w:rsidDel="00000000" w:rsidR="00000000" w:rsidRPr="00000000">
          <w:rPr>
            <w:i w:val="1"/>
            <w:iCs w:val="1"/>
            <w:rtl w:val="0"/>
          </w:rPr>
          <w:t xml:space="preserve">Med Decis Making</w:t>
        </w:r>
      </w:hyperlink>
      <w:hyperlink r:id="rId52">
        <w:r w:rsidDel="00000000" w:rsidR="00000000" w:rsidRPr="00000000">
          <w:rPr>
            <w:rtl w:val="0"/>
          </w:rPr>
          <w:t xml:space="preserve">. 2017;37(4):353-366. doi:10.1177/0272989X16670604 </w:t>
        </w:r>
      </w:hyperlink>
      <w:r w:rsidDel="00000000" w:rsidR="00000000" w:rsidRPr="00000000">
        <w:rPr>
          <w:rtl w:val="0"/>
        </w:rPr>
      </w:r>
    </w:p>
    <w:p w:rsidR="00000000" w:rsidDel="00000000" w:rsidP="00000000" w:rsidRDefault="00000000" w:rsidRPr="00000000" w14:paraId="000001C9">
      <w:pPr>
        <w:spacing w:after="240" w:line="240" w:lineRule="auto"/>
        <w:ind w:left="264" w:hanging="264"/>
        <w:rPr/>
      </w:pPr>
      <w:hyperlink r:id="rId53">
        <w:r w:rsidDel="00000000" w:rsidR="00000000" w:rsidRPr="00000000">
          <w:rPr>
            <w:rtl w:val="0"/>
          </w:rPr>
          <w:t xml:space="preserve">9.</w:t>
        </w:r>
      </w:hyperlink>
      <w:r w:rsidDel="00000000" w:rsidR="00000000" w:rsidRPr="00000000">
        <w:rPr>
          <w:rtl w:val="0"/>
        </w:rPr>
        <w:tab/>
      </w:r>
      <w:hyperlink r:id="rId54">
        <w:r w:rsidDel="00000000" w:rsidR="00000000" w:rsidRPr="00000000">
          <w:rPr>
            <w:rtl w:val="0"/>
          </w:rPr>
          <w:t xml:space="preserve">Che Z, Green N, Baio G. Blended Survival Curves: A New Approach to Extrapolation for Time-to-Event Outcomes from Clinical Trials in Health Technology Assessment. </w:t>
        </w:r>
      </w:hyperlink>
      <w:hyperlink r:id="rId55">
        <w:r w:rsidDel="00000000" w:rsidR="00000000" w:rsidRPr="00000000">
          <w:rPr>
            <w:i w:val="1"/>
            <w:iCs w:val="1"/>
            <w:rtl w:val="0"/>
          </w:rPr>
          <w:t xml:space="preserve">Med Decis Making</w:t>
        </w:r>
      </w:hyperlink>
      <w:hyperlink r:id="rId56">
        <w:r w:rsidDel="00000000" w:rsidR="00000000" w:rsidRPr="00000000">
          <w:rPr>
            <w:rtl w:val="0"/>
          </w:rPr>
          <w:t xml:space="preserve">. Published online October 31, 2022:0272989X221134545. doi:10.1177/0272989X221134545 </w:t>
        </w:r>
      </w:hyperlink>
      <w:r w:rsidDel="00000000" w:rsidR="00000000" w:rsidRPr="00000000">
        <w:rPr>
          <w:rtl w:val="0"/>
        </w:rPr>
      </w:r>
    </w:p>
    <w:p w:rsidR="00000000" w:rsidDel="00000000" w:rsidP="00000000" w:rsidRDefault="00000000" w:rsidRPr="00000000" w14:paraId="000001CA">
      <w:pPr>
        <w:spacing w:after="240" w:line="240" w:lineRule="auto"/>
        <w:ind w:left="264" w:hanging="264"/>
        <w:rPr/>
      </w:pPr>
      <w:hyperlink r:id="rId57">
        <w:r w:rsidDel="00000000" w:rsidR="00000000" w:rsidRPr="00000000">
          <w:rPr>
            <w:rtl w:val="0"/>
          </w:rPr>
          <w:t xml:space="preserve">10.</w:t>
        </w:r>
      </w:hyperlink>
      <w:r w:rsidDel="00000000" w:rsidR="00000000" w:rsidRPr="00000000">
        <w:rPr>
          <w:rtl w:val="0"/>
        </w:rPr>
        <w:tab/>
      </w:r>
      <w:hyperlink r:id="rId58">
        <w:r w:rsidDel="00000000" w:rsidR="00000000" w:rsidRPr="00000000">
          <w:rPr>
            <w:rtl w:val="0"/>
          </w:rPr>
          <w:t xml:space="preserve">Lee S, Lambert PC, Sweeting MJ, Latimer NR, Rutherford MJ. Evaluation of Flexible Parametric Relative Survival Approaches for Enforcing Long-Term Constraints When Extrapolating All-Cause Survival. </w:t>
        </w:r>
      </w:hyperlink>
      <w:hyperlink r:id="rId59">
        <w:r w:rsidDel="00000000" w:rsidR="00000000" w:rsidRPr="00000000">
          <w:rPr>
            <w:i w:val="1"/>
            <w:iCs w:val="1"/>
            <w:rtl w:val="0"/>
          </w:rPr>
          <w:t xml:space="preserve">Value Health</w:t>
        </w:r>
      </w:hyperlink>
      <w:hyperlink r:id="rId60">
        <w:r w:rsidDel="00000000" w:rsidR="00000000" w:rsidRPr="00000000">
          <w:rPr>
            <w:rtl w:val="0"/>
          </w:rPr>
          <w:t xml:space="preserve">. Published online October 17, 2023. doi:10.1016/j.jval.2023.10.003 </w:t>
        </w:r>
      </w:hyperlink>
      <w:r w:rsidDel="00000000" w:rsidR="00000000" w:rsidRPr="00000000">
        <w:rPr>
          <w:rtl w:val="0"/>
        </w:rPr>
      </w:r>
    </w:p>
    <w:p w:rsidR="00000000" w:rsidDel="00000000" w:rsidP="00000000" w:rsidRDefault="00000000" w:rsidRPr="00000000" w14:paraId="000001CB">
      <w:pPr>
        <w:spacing w:after="240" w:line="240" w:lineRule="auto"/>
        <w:ind w:left="264" w:hanging="264"/>
        <w:rPr/>
      </w:pPr>
      <w:hyperlink r:id="rId61">
        <w:r w:rsidDel="00000000" w:rsidR="00000000" w:rsidRPr="00000000">
          <w:rPr>
            <w:rtl w:val="0"/>
          </w:rPr>
          <w:t xml:space="preserve">11.</w:t>
        </w:r>
      </w:hyperlink>
      <w:r w:rsidDel="00000000" w:rsidR="00000000" w:rsidRPr="00000000">
        <w:rPr>
          <w:rtl w:val="0"/>
        </w:rPr>
        <w:tab/>
      </w:r>
      <w:hyperlink r:id="rId62">
        <w:r w:rsidDel="00000000" w:rsidR="00000000" w:rsidRPr="00000000">
          <w:rPr>
            <w:rtl w:val="0"/>
          </w:rPr>
          <w:t xml:space="preserve">Jackson CH. survextrap: a package for flexible and transparent survival extrapolation. </w:t>
        </w:r>
      </w:hyperlink>
      <w:hyperlink r:id="rId63">
        <w:r w:rsidDel="00000000" w:rsidR="00000000" w:rsidRPr="00000000">
          <w:rPr>
            <w:i w:val="1"/>
            <w:iCs w:val="1"/>
            <w:rtl w:val="0"/>
          </w:rPr>
          <w:t xml:space="preserve">BMC Med Res Methodol</w:t>
        </w:r>
      </w:hyperlink>
      <w:hyperlink r:id="rId64">
        <w:r w:rsidDel="00000000" w:rsidR="00000000" w:rsidRPr="00000000">
          <w:rPr>
            <w:rtl w:val="0"/>
          </w:rPr>
          <w:t xml:space="preserve">. 2023;23(1):282. doi:10.1186/s12874-023-02094-1 </w:t>
        </w:r>
      </w:hyperlink>
      <w:r w:rsidDel="00000000" w:rsidR="00000000" w:rsidRPr="00000000">
        <w:rPr>
          <w:rtl w:val="0"/>
        </w:rPr>
      </w:r>
    </w:p>
    <w:p w:rsidR="00000000" w:rsidDel="00000000" w:rsidP="00000000" w:rsidRDefault="00000000" w:rsidRPr="00000000" w14:paraId="000001CC">
      <w:pPr>
        <w:spacing w:after="240" w:line="240" w:lineRule="auto"/>
        <w:ind w:left="264" w:hanging="264"/>
        <w:rPr/>
      </w:pPr>
      <w:hyperlink r:id="rId65">
        <w:r w:rsidDel="00000000" w:rsidR="00000000" w:rsidRPr="00000000">
          <w:rPr>
            <w:rtl w:val="0"/>
          </w:rPr>
          <w:t xml:space="preserve">12.</w:t>
        </w:r>
      </w:hyperlink>
      <w:r w:rsidDel="00000000" w:rsidR="00000000" w:rsidRPr="00000000">
        <w:rPr>
          <w:rtl w:val="0"/>
        </w:rPr>
        <w:tab/>
      </w:r>
      <w:hyperlink r:id="rId66">
        <w:r w:rsidDel="00000000" w:rsidR="00000000" w:rsidRPr="00000000">
          <w:rPr>
            <w:rtl w:val="0"/>
          </w:rPr>
          <w:t xml:space="preserve">Timmins IR, Torabi F, Jackson CH, Lambert PC, Sweeting MJ. Simulation-based assessment of a Bayesian survival model with flexible baseline hazard and time-dependent effects. Published online March 27, 2025. doi:10.48550/arXiv.2503.21388 </w:t>
        </w:r>
      </w:hyperlink>
      <w:r w:rsidDel="00000000" w:rsidR="00000000" w:rsidRPr="00000000">
        <w:rPr>
          <w:rtl w:val="0"/>
        </w:rPr>
      </w:r>
    </w:p>
    <w:p w:rsidR="00000000" w:rsidDel="00000000" w:rsidP="00000000" w:rsidRDefault="00000000" w:rsidRPr="00000000" w14:paraId="000001CD">
      <w:pPr>
        <w:spacing w:after="240" w:line="240" w:lineRule="auto"/>
        <w:ind w:left="264" w:hanging="264"/>
        <w:rPr/>
      </w:pPr>
      <w:hyperlink r:id="rId67">
        <w:r w:rsidDel="00000000" w:rsidR="00000000" w:rsidRPr="00000000">
          <w:rPr>
            <w:rtl w:val="0"/>
          </w:rPr>
          <w:t xml:space="preserve">13.</w:t>
        </w:r>
      </w:hyperlink>
      <w:r w:rsidDel="00000000" w:rsidR="00000000" w:rsidRPr="00000000">
        <w:rPr>
          <w:rtl w:val="0"/>
        </w:rPr>
        <w:tab/>
      </w:r>
      <w:hyperlink r:id="rId68">
        <w:r w:rsidDel="00000000" w:rsidR="00000000" w:rsidRPr="00000000">
          <w:rPr>
            <w:rtl w:val="0"/>
          </w:rPr>
          <w:t xml:space="preserve">Brilleman SL, Elci EM, Novik JB, Wolfe R. Bayesian Survival Analysis Using the rstanarm R Package. Published online February 22, 2020. Accessed November 28, 2023. http://arxiv.org/abs/2002.09633 </w:t>
        </w:r>
      </w:hyperlink>
      <w:r w:rsidDel="00000000" w:rsidR="00000000" w:rsidRPr="00000000">
        <w:rPr>
          <w:rtl w:val="0"/>
        </w:rPr>
      </w:r>
    </w:p>
    <w:p w:rsidR="00000000" w:rsidDel="00000000" w:rsidP="00000000" w:rsidRDefault="00000000" w:rsidRPr="00000000" w14:paraId="000001CE">
      <w:pPr>
        <w:spacing w:after="240" w:line="240" w:lineRule="auto"/>
        <w:ind w:left="264" w:hanging="264"/>
        <w:rPr/>
      </w:pPr>
      <w:hyperlink r:id="rId69">
        <w:r w:rsidDel="00000000" w:rsidR="00000000" w:rsidRPr="00000000">
          <w:rPr>
            <w:rtl w:val="0"/>
          </w:rPr>
          <w:t xml:space="preserve">14.</w:t>
        </w:r>
      </w:hyperlink>
      <w:r w:rsidDel="00000000" w:rsidR="00000000" w:rsidRPr="00000000">
        <w:rPr>
          <w:rtl w:val="0"/>
        </w:rPr>
        <w:tab/>
      </w:r>
      <w:hyperlink r:id="rId70">
        <w:r w:rsidDel="00000000" w:rsidR="00000000" w:rsidRPr="00000000">
          <w:rPr>
            <w:rtl w:val="0"/>
          </w:rPr>
          <w:t xml:space="preserve">Sasieni P, Smittenaar R, Hubbell E, Broggio J, Neal RD, Swanton C. Modelled mortality benefits of multi-cancer early detection screening in England. </w:t>
        </w:r>
      </w:hyperlink>
      <w:hyperlink r:id="rId71">
        <w:r w:rsidDel="00000000" w:rsidR="00000000" w:rsidRPr="00000000">
          <w:rPr>
            <w:i w:val="1"/>
            <w:iCs w:val="1"/>
            <w:rtl w:val="0"/>
          </w:rPr>
          <w:t xml:space="preserve">Br J Cancer</w:t>
        </w:r>
      </w:hyperlink>
      <w:hyperlink r:id="rId72">
        <w:r w:rsidDel="00000000" w:rsidR="00000000" w:rsidRPr="00000000">
          <w:rPr>
            <w:rtl w:val="0"/>
          </w:rPr>
          <w:t xml:space="preserve">. Published online April 25, 2023:1-9. doi:10.1038/s41416-023-02243-9 </w:t>
        </w:r>
      </w:hyperlink>
      <w:r w:rsidDel="00000000" w:rsidR="00000000" w:rsidRPr="00000000">
        <w:rPr>
          <w:rtl w:val="0"/>
        </w:rPr>
      </w:r>
    </w:p>
    <w:p w:rsidR="00000000" w:rsidDel="00000000" w:rsidP="00000000" w:rsidRDefault="00000000" w:rsidRPr="00000000" w14:paraId="000001CF">
      <w:pPr>
        <w:spacing w:after="240" w:line="240" w:lineRule="auto"/>
        <w:ind w:left="264" w:hanging="264"/>
        <w:rPr/>
      </w:pPr>
      <w:hyperlink r:id="rId73">
        <w:r w:rsidDel="00000000" w:rsidR="00000000" w:rsidRPr="00000000">
          <w:rPr>
            <w:rtl w:val="0"/>
          </w:rPr>
          <w:t xml:space="preserve">15.</w:t>
        </w:r>
      </w:hyperlink>
      <w:r w:rsidDel="00000000" w:rsidR="00000000" w:rsidRPr="00000000">
        <w:rPr>
          <w:rtl w:val="0"/>
        </w:rPr>
        <w:tab/>
      </w:r>
      <w:hyperlink r:id="rId74">
        <w:r w:rsidDel="00000000" w:rsidR="00000000" w:rsidRPr="00000000">
          <w:rPr>
            <w:rtl w:val="0"/>
          </w:rPr>
          <w:t xml:space="preserve">Hubbell E, Clarke CA, Smedby KE, Adami HO, Chang ET. Potential for Cure by Stage across the Cancer Spectrum in the United States. </w:t>
        </w:r>
      </w:hyperlink>
      <w:hyperlink r:id="rId75">
        <w:r w:rsidDel="00000000" w:rsidR="00000000" w:rsidRPr="00000000">
          <w:rPr>
            <w:i w:val="1"/>
            <w:iCs w:val="1"/>
            <w:rtl w:val="0"/>
          </w:rPr>
          <w:t xml:space="preserve">Cancer Epidemiol Biomarkers Prev</w:t>
        </w:r>
      </w:hyperlink>
      <w:hyperlink r:id="rId76">
        <w:r w:rsidDel="00000000" w:rsidR="00000000" w:rsidRPr="00000000">
          <w:rPr>
            <w:rtl w:val="0"/>
          </w:rPr>
          <w:t xml:space="preserve">. Published online December 13, 2023:OF1-OF9. doi:10.1158/1055-9965.EPI-23-1018 </w:t>
        </w:r>
      </w:hyperlink>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Jones" w:id="1" w:date="2025-09-01T16:23:47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clarify whether this is number of patients at start of end. Should be No. at start</w:t>
      </w:r>
    </w:p>
  </w:comment>
  <w:comment w:author="Libby Ellis" w:id="8" w:date="2025-09-15T14:03:30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something similar for England?</w:t>
      </w:r>
    </w:p>
  </w:comment>
  <w:comment w:author="David Jones" w:id="7" w:date="2025-08-29T14:58:39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should be used?</w:t>
      </w:r>
    </w:p>
  </w:comment>
  <w:comment w:author="Libby Ellis" w:id="11" w:date="2025-09-15T14:06:47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these 6?</w:t>
      </w:r>
    </w:p>
  </w:comment>
  <w:comment w:author="Libby Ellis" w:id="3" w:date="2025-09-15T13:46:24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practice, how much difference is this likely to make, compared to say (arbitrarily) choosing 52?</w:t>
      </w:r>
    </w:p>
  </w:comment>
  <w:comment w:author="Libby Ellis" w:id="4" w:date="2025-09-15T14:23:37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Answered below - very little in fact!</w:t>
      </w:r>
    </w:p>
  </w:comment>
  <w:comment w:author="Libby Ellis" w:id="9" w:date="2025-09-15T14:04:46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need to understand more the benefits of the mixture cure model</w:t>
      </w:r>
    </w:p>
  </w:comment>
  <w:comment w:author="David Jones" w:id="6" w:date="2025-08-29T13:05:52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Ewan, it would be great to get further detail on this method. I have the code from the MM study, which I've implemented in this study, but the method itself isn't referenced in the MM study</w:t>
      </w:r>
    </w:p>
  </w:comment>
  <w:comment w:author="Libby Ellis" w:id="12" w:date="2025-09-15T14:20:21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Closely matched to the observed cohort, so suggest up to 2018</w:t>
      </w:r>
    </w:p>
  </w:comment>
  <w:comment w:author="Libby Ellis" w:id="10" w:date="2025-09-15T14:10:01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Presumably we would use only 5-year survival estimates for both periods, for a like-for-like comparison?</w:t>
      </w:r>
    </w:p>
  </w:comment>
  <w:comment w:author="Libby Ellis" w:id="5" w:date="2025-09-15T13:58:48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they're not?? We would presumably then still use the aggregated survival data anyway (as these have not been subject to a reconstruction algorithm). In which case, what is the benefit of trying to reconstruct the IPD?</w:t>
      </w:r>
    </w:p>
  </w:comment>
  <w:comment w:author="Libby Ellis" w:id="2" w:date="2025-09-15T14:17:21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necessary (for the LE calculation) given it is beyond the diagnosis/follow up period of the survival data? I think it is more important that the estimate of expected survival is from a cohort closely match to the observed</w:t>
      </w:r>
    </w:p>
  </w:comment>
  <w:comment w:author="Libby Ellis" w:id="0" w:date="2025-09-15T13:29:13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it is observed survival that is decomposed into expected and cancer (relative) survival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120" w:before="400" w:lineRule="auto"/>
      <w:ind w:left="720" w:hanging="360"/>
    </w:pPr>
    <w:rPr>
      <w:b w:val="1"/>
      <w:bCs w:val="1"/>
      <w:sz w:val="32"/>
      <w:szCs w:val="32"/>
    </w:rPr>
  </w:style>
  <w:style w:type="paragraph" w:styleId="Heading2">
    <w:name w:val="heading 2"/>
    <w:basedOn w:val="Normal"/>
    <w:next w:val="Normal"/>
    <w:pPr>
      <w:keepNext w:val="1"/>
      <w:keepLines w:val="1"/>
      <w:shd w:fill="ffffff" w:val="clear"/>
      <w:spacing w:after="120" w:before="400" w:lineRule="auto"/>
      <w:ind w:left="1440" w:hanging="360"/>
    </w:pPr>
    <w:rPr>
      <w:b w:val="1"/>
      <w:bCs w:val="1"/>
      <w:sz w:val="28"/>
      <w:szCs w:val="28"/>
    </w:rPr>
  </w:style>
  <w:style w:type="paragraph" w:styleId="Heading3">
    <w:name w:val="heading 3"/>
    <w:basedOn w:val="Normal"/>
    <w:next w:val="Normal"/>
    <w:pPr>
      <w:keepNext w:val="1"/>
      <w:keepLines w:val="1"/>
      <w:ind w:firstLine="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firstLine="0"/>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jJT36n" TargetMode="External"/><Relationship Id="rId42" Type="http://schemas.openxmlformats.org/officeDocument/2006/relationships/hyperlink" Target="https://www.zotero.org/google-docs/?jJT36n" TargetMode="External"/><Relationship Id="rId41" Type="http://schemas.openxmlformats.org/officeDocument/2006/relationships/hyperlink" Target="https://www.zotero.org/google-docs/?jJT36n" TargetMode="External"/><Relationship Id="rId44" Type="http://schemas.openxmlformats.org/officeDocument/2006/relationships/hyperlink" Target="https://www.zotero.org/google-docs/?jJT36n" TargetMode="External"/><Relationship Id="rId43" Type="http://schemas.openxmlformats.org/officeDocument/2006/relationships/hyperlink" Target="https://www.zotero.org/google-docs/?jJT36n" TargetMode="External"/><Relationship Id="rId46" Type="http://schemas.openxmlformats.org/officeDocument/2006/relationships/hyperlink" Target="https://www.zotero.org/google-docs/?jJT36n" TargetMode="External"/><Relationship Id="rId45" Type="http://schemas.openxmlformats.org/officeDocument/2006/relationships/hyperlink" Target="https://www.zotero.org/google-docs/?jJT36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zotero.org/google-docs/?5ift81" TargetMode="External"/><Relationship Id="rId48" Type="http://schemas.openxmlformats.org/officeDocument/2006/relationships/hyperlink" Target="https://www.zotero.org/google-docs/?jJT36n" TargetMode="External"/><Relationship Id="rId47" Type="http://schemas.openxmlformats.org/officeDocument/2006/relationships/hyperlink" Target="https://www.zotero.org/google-docs/?jJT36n" TargetMode="External"/><Relationship Id="rId49" Type="http://schemas.openxmlformats.org/officeDocument/2006/relationships/hyperlink" Target="https://www.zotero.org/google-docs/?jJT36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otero.org/google-docs/?NoqWCD" TargetMode="External"/><Relationship Id="rId8" Type="http://schemas.openxmlformats.org/officeDocument/2006/relationships/hyperlink" Target="https://www.zotero.org/google-docs/?CqHrod" TargetMode="External"/><Relationship Id="rId73" Type="http://schemas.openxmlformats.org/officeDocument/2006/relationships/hyperlink" Target="https://www.zotero.org/google-docs/?jJT36n" TargetMode="External"/><Relationship Id="rId72" Type="http://schemas.openxmlformats.org/officeDocument/2006/relationships/hyperlink" Target="https://www.zotero.org/google-docs/?jJT36n" TargetMode="External"/><Relationship Id="rId31" Type="http://schemas.openxmlformats.org/officeDocument/2006/relationships/hyperlink" Target="https://www.zotero.org/google-docs/?jJT36n" TargetMode="External"/><Relationship Id="rId75" Type="http://schemas.openxmlformats.org/officeDocument/2006/relationships/hyperlink" Target="https://www.zotero.org/google-docs/?jJT36n" TargetMode="External"/><Relationship Id="rId30" Type="http://schemas.openxmlformats.org/officeDocument/2006/relationships/hyperlink" Target="https://www.zotero.org/google-docs/?jJT36n" TargetMode="External"/><Relationship Id="rId74" Type="http://schemas.openxmlformats.org/officeDocument/2006/relationships/hyperlink" Target="https://www.zotero.org/google-docs/?jJT36n" TargetMode="External"/><Relationship Id="rId33" Type="http://schemas.openxmlformats.org/officeDocument/2006/relationships/hyperlink" Target="https://www.zotero.org/google-docs/?jJT36n" TargetMode="External"/><Relationship Id="rId32" Type="http://schemas.openxmlformats.org/officeDocument/2006/relationships/hyperlink" Target="https://www.zotero.org/google-docs/?jJT36n" TargetMode="External"/><Relationship Id="rId76" Type="http://schemas.openxmlformats.org/officeDocument/2006/relationships/hyperlink" Target="https://www.zotero.org/google-docs/?jJT36n" TargetMode="External"/><Relationship Id="rId35" Type="http://schemas.openxmlformats.org/officeDocument/2006/relationships/hyperlink" Target="https://www.zotero.org/google-docs/?jJT36n" TargetMode="External"/><Relationship Id="rId34" Type="http://schemas.openxmlformats.org/officeDocument/2006/relationships/hyperlink" Target="https://www.zotero.org/google-docs/?jJT36n" TargetMode="External"/><Relationship Id="rId71" Type="http://schemas.openxmlformats.org/officeDocument/2006/relationships/hyperlink" Target="https://www.zotero.org/google-docs/?jJT36n" TargetMode="External"/><Relationship Id="rId70" Type="http://schemas.openxmlformats.org/officeDocument/2006/relationships/hyperlink" Target="https://www.zotero.org/google-docs/?jJT36n" TargetMode="External"/><Relationship Id="rId37" Type="http://schemas.openxmlformats.org/officeDocument/2006/relationships/hyperlink" Target="https://www.zotero.org/google-docs/?jJT36n" TargetMode="External"/><Relationship Id="rId36" Type="http://schemas.openxmlformats.org/officeDocument/2006/relationships/hyperlink" Target="https://www.zotero.org/google-docs/?jJT36n" TargetMode="External"/><Relationship Id="rId39" Type="http://schemas.openxmlformats.org/officeDocument/2006/relationships/hyperlink" Target="https://www.zotero.org/google-docs/?jJT36n" TargetMode="External"/><Relationship Id="rId38" Type="http://schemas.openxmlformats.org/officeDocument/2006/relationships/hyperlink" Target="https://www.zotero.org/google-docs/?jJT36n" TargetMode="External"/><Relationship Id="rId62" Type="http://schemas.openxmlformats.org/officeDocument/2006/relationships/hyperlink" Target="https://www.zotero.org/google-docs/?jJT36n" TargetMode="External"/><Relationship Id="rId61" Type="http://schemas.openxmlformats.org/officeDocument/2006/relationships/hyperlink" Target="https://www.zotero.org/google-docs/?jJT36n" TargetMode="External"/><Relationship Id="rId20" Type="http://schemas.openxmlformats.org/officeDocument/2006/relationships/hyperlink" Target="https://chjackson.github.io/survextrap/reference/rmst.html" TargetMode="External"/><Relationship Id="rId64" Type="http://schemas.openxmlformats.org/officeDocument/2006/relationships/hyperlink" Target="https://www.zotero.org/google-docs/?jJT36n" TargetMode="External"/><Relationship Id="rId63" Type="http://schemas.openxmlformats.org/officeDocument/2006/relationships/hyperlink" Target="https://www.zotero.org/google-docs/?jJT36n" TargetMode="External"/><Relationship Id="rId22" Type="http://schemas.openxmlformats.org/officeDocument/2006/relationships/hyperlink" Target="https://www.zotero.org/google-docs/?jJT36n" TargetMode="External"/><Relationship Id="rId66" Type="http://schemas.openxmlformats.org/officeDocument/2006/relationships/hyperlink" Target="https://www.zotero.org/google-docs/?jJT36n" TargetMode="External"/><Relationship Id="rId21" Type="http://schemas.openxmlformats.org/officeDocument/2006/relationships/hyperlink" Target="https://www.zotero.org/google-docs/?jJT36n" TargetMode="External"/><Relationship Id="rId65" Type="http://schemas.openxmlformats.org/officeDocument/2006/relationships/hyperlink" Target="https://www.zotero.org/google-docs/?jJT36n" TargetMode="External"/><Relationship Id="rId24" Type="http://schemas.openxmlformats.org/officeDocument/2006/relationships/hyperlink" Target="https://www.zotero.org/google-docs/?jJT36n" TargetMode="External"/><Relationship Id="rId68" Type="http://schemas.openxmlformats.org/officeDocument/2006/relationships/hyperlink" Target="https://www.zotero.org/google-docs/?jJT36n" TargetMode="External"/><Relationship Id="rId23" Type="http://schemas.openxmlformats.org/officeDocument/2006/relationships/hyperlink" Target="https://www.zotero.org/google-docs/?jJT36n" TargetMode="External"/><Relationship Id="rId67" Type="http://schemas.openxmlformats.org/officeDocument/2006/relationships/hyperlink" Target="https://www.zotero.org/google-docs/?jJT36n" TargetMode="External"/><Relationship Id="rId60" Type="http://schemas.openxmlformats.org/officeDocument/2006/relationships/hyperlink" Target="https://www.zotero.org/google-docs/?jJT36n" TargetMode="External"/><Relationship Id="rId26" Type="http://schemas.openxmlformats.org/officeDocument/2006/relationships/hyperlink" Target="https://www.zotero.org/google-docs/?jJT36n" TargetMode="External"/><Relationship Id="rId25" Type="http://schemas.openxmlformats.org/officeDocument/2006/relationships/hyperlink" Target="https://www.zotero.org/google-docs/?jJT36n" TargetMode="External"/><Relationship Id="rId69" Type="http://schemas.openxmlformats.org/officeDocument/2006/relationships/hyperlink" Target="https://www.zotero.org/google-docs/?jJT36n" TargetMode="External"/><Relationship Id="rId28" Type="http://schemas.openxmlformats.org/officeDocument/2006/relationships/hyperlink" Target="https://www.zotero.org/google-docs/?jJT36n" TargetMode="External"/><Relationship Id="rId27" Type="http://schemas.openxmlformats.org/officeDocument/2006/relationships/hyperlink" Target="https://www.zotero.org/google-docs/?jJT36n" TargetMode="External"/><Relationship Id="rId29" Type="http://schemas.openxmlformats.org/officeDocument/2006/relationships/hyperlink" Target="https://www.zotero.org/google-docs/?jJT36n" TargetMode="External"/><Relationship Id="rId51" Type="http://schemas.openxmlformats.org/officeDocument/2006/relationships/hyperlink" Target="https://www.zotero.org/google-docs/?jJT36n" TargetMode="External"/><Relationship Id="rId50" Type="http://schemas.openxmlformats.org/officeDocument/2006/relationships/hyperlink" Target="https://www.zotero.org/google-docs/?jJT36n" TargetMode="External"/><Relationship Id="rId53" Type="http://schemas.openxmlformats.org/officeDocument/2006/relationships/hyperlink" Target="https://www.zotero.org/google-docs/?jJT36n" TargetMode="External"/><Relationship Id="rId52" Type="http://schemas.openxmlformats.org/officeDocument/2006/relationships/hyperlink" Target="https://www.zotero.org/google-docs/?jJT36n" TargetMode="External"/><Relationship Id="rId11" Type="http://schemas.openxmlformats.org/officeDocument/2006/relationships/hyperlink" Target="https://www.zotero.org/google-docs/?m6HH7u" TargetMode="External"/><Relationship Id="rId55" Type="http://schemas.openxmlformats.org/officeDocument/2006/relationships/hyperlink" Target="https://www.zotero.org/google-docs/?jJT36n" TargetMode="External"/><Relationship Id="rId10" Type="http://schemas.openxmlformats.org/officeDocument/2006/relationships/hyperlink" Target="https://www.zotero.org/google-docs/?kzvWGK" TargetMode="External"/><Relationship Id="rId54" Type="http://schemas.openxmlformats.org/officeDocument/2006/relationships/hyperlink" Target="https://www.zotero.org/google-docs/?jJT36n" TargetMode="External"/><Relationship Id="rId13" Type="http://schemas.openxmlformats.org/officeDocument/2006/relationships/hyperlink" Target="https://www.zotero.org/google-docs/?GX3w8T" TargetMode="External"/><Relationship Id="rId57" Type="http://schemas.openxmlformats.org/officeDocument/2006/relationships/hyperlink" Target="https://www.zotero.org/google-docs/?jJT36n" TargetMode="External"/><Relationship Id="rId12" Type="http://schemas.openxmlformats.org/officeDocument/2006/relationships/hyperlink" Target="https://www.zotero.org/google-docs/?0wRHiI" TargetMode="External"/><Relationship Id="rId56" Type="http://schemas.openxmlformats.org/officeDocument/2006/relationships/hyperlink" Target="https://www.zotero.org/google-docs/?jJT36n" TargetMode="External"/><Relationship Id="rId15" Type="http://schemas.openxmlformats.org/officeDocument/2006/relationships/image" Target="media/image1.png"/><Relationship Id="rId59" Type="http://schemas.openxmlformats.org/officeDocument/2006/relationships/hyperlink" Target="https://www.zotero.org/google-docs/?jJT36n" TargetMode="External"/><Relationship Id="rId14" Type="http://schemas.openxmlformats.org/officeDocument/2006/relationships/hyperlink" Target="https://www.zotero.org/google-docs/?N7rEqx" TargetMode="External"/><Relationship Id="rId58" Type="http://schemas.openxmlformats.org/officeDocument/2006/relationships/hyperlink" Target="https://www.zotero.org/google-docs/?jJT36n" TargetMode="External"/><Relationship Id="rId17" Type="http://schemas.openxmlformats.org/officeDocument/2006/relationships/image" Target="media/image3.png"/><Relationship Id="rId16" Type="http://schemas.openxmlformats.org/officeDocument/2006/relationships/image" Target="media/image2.png"/><Relationship Id="rId19" Type="http://schemas.openxmlformats.org/officeDocument/2006/relationships/hyperlink" Target="https://rdrr.io/cran/survHE/man/digitise.html" TargetMode="External"/><Relationship Id="rId18" Type="http://schemas.openxmlformats.org/officeDocument/2006/relationships/hyperlink" Target="https://rdrr.io/cran/survHE/man/digitis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